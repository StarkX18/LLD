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sz w:val="20"/>
          <w:szCs w:val="20"/>
          <w:rtl w:val="0"/>
        </w:rPr>
        <w:t xml:space="preserve">News Feed</w:t>
      </w:r>
    </w:p>
    <w:p w:rsidR="00000000" w:rsidDel="00000000" w:rsidP="00000000" w:rsidRDefault="00000000" w:rsidRPr="00000000" w14:paraId="00000002">
      <w:pPr>
        <w:rPr>
          <w:sz w:val="20"/>
          <w:szCs w:val="20"/>
        </w:rPr>
      </w:pPr>
      <w:r w:rsidDel="00000000" w:rsidR="00000000" w:rsidRPr="00000000">
        <w:rPr>
          <w:sz w:val="20"/>
          <w:szCs w:val="20"/>
          <w:rtl w:val="0"/>
        </w:rPr>
        <w:t xml:space="preserve">Your aim is to write a console program that can simulate a social network.</w:t>
      </w:r>
    </w:p>
    <w:p w:rsidR="00000000" w:rsidDel="00000000" w:rsidP="00000000" w:rsidRDefault="00000000" w:rsidRPr="00000000" w14:paraId="00000003">
      <w:pPr>
        <w:rPr>
          <w:sz w:val="20"/>
          <w:szCs w:val="20"/>
        </w:rPr>
      </w:pPr>
      <w:r w:rsidDel="00000000" w:rsidR="00000000" w:rsidRPr="00000000">
        <w:rPr>
          <w:sz w:val="20"/>
          <w:szCs w:val="20"/>
          <w:rtl w:val="0"/>
        </w:rPr>
        <w:t xml:space="preserve">Users have the following capabilities (command to be used in [ - ]):</w:t>
      </w:r>
    </w:p>
    <w:p w:rsidR="00000000" w:rsidDel="00000000" w:rsidP="00000000" w:rsidRDefault="00000000" w:rsidRPr="00000000" w14:paraId="00000004">
      <w:pPr>
        <w:rPr>
          <w:sz w:val="20"/>
          <w:szCs w:val="20"/>
        </w:rPr>
      </w:pPr>
      <w:r w:rsidDel="00000000" w:rsidR="00000000" w:rsidRPr="00000000">
        <w:rPr>
          <w:sz w:val="20"/>
          <w:szCs w:val="20"/>
          <w:rtl w:val="0"/>
        </w:rPr>
        <w:t xml:space="preserve">[post] A user can post a feed item.</w:t>
      </w:r>
    </w:p>
    <w:p w:rsidR="00000000" w:rsidDel="00000000" w:rsidP="00000000" w:rsidRDefault="00000000" w:rsidRPr="00000000" w14:paraId="00000005">
      <w:pPr>
        <w:rPr>
          <w:sz w:val="20"/>
          <w:szCs w:val="20"/>
        </w:rPr>
      </w:pPr>
      <w:r w:rsidDel="00000000" w:rsidR="00000000" w:rsidRPr="00000000">
        <w:rPr>
          <w:sz w:val="20"/>
          <w:szCs w:val="20"/>
          <w:rtl w:val="0"/>
        </w:rPr>
        <w:t xml:space="preserve">[follow] Users can follow other users.</w:t>
      </w:r>
    </w:p>
    <w:p w:rsidR="00000000" w:rsidDel="00000000" w:rsidP="00000000" w:rsidRDefault="00000000" w:rsidRPr="00000000" w14:paraId="00000006">
      <w:pPr>
        <w:rPr>
          <w:sz w:val="20"/>
          <w:szCs w:val="20"/>
        </w:rPr>
      </w:pPr>
      <w:r w:rsidDel="00000000" w:rsidR="00000000" w:rsidRPr="00000000">
        <w:rPr>
          <w:sz w:val="20"/>
          <w:szCs w:val="20"/>
          <w:rtl w:val="0"/>
        </w:rPr>
        <w:t xml:space="preserve">[reply] A user can comment on another user's feed item.</w:t>
      </w:r>
    </w:p>
    <w:p w:rsidR="00000000" w:rsidDel="00000000" w:rsidP="00000000" w:rsidRDefault="00000000" w:rsidRPr="00000000" w14:paraId="00000007">
      <w:pPr>
        <w:rPr>
          <w:sz w:val="20"/>
          <w:szCs w:val="20"/>
        </w:rPr>
      </w:pPr>
      <w:r w:rsidDel="00000000" w:rsidR="00000000" w:rsidRPr="00000000">
        <w:rPr>
          <w:sz w:val="20"/>
          <w:szCs w:val="20"/>
          <w:rtl w:val="0"/>
        </w:rPr>
        <w:t xml:space="preserve">[upvote/downvote] Upvote or downvote posts.</w:t>
      </w:r>
    </w:p>
    <w:p w:rsidR="00000000" w:rsidDel="00000000" w:rsidP="00000000" w:rsidRDefault="00000000" w:rsidRPr="00000000" w14:paraId="00000008">
      <w:pPr>
        <w:rPr>
          <w:sz w:val="20"/>
          <w:szCs w:val="20"/>
        </w:rPr>
      </w:pPr>
      <w:r w:rsidDel="00000000" w:rsidR="00000000" w:rsidRPr="00000000">
        <w:rPr>
          <w:sz w:val="20"/>
          <w:szCs w:val="20"/>
          <w:rtl w:val="0"/>
        </w:rPr>
        <w:t xml:space="preserve">[shownewsfeed] Any user can read his news feed. News items are sorted based on the following:</w:t>
      </w:r>
    </w:p>
    <w:p w:rsidR="00000000" w:rsidDel="00000000" w:rsidP="00000000" w:rsidRDefault="00000000" w:rsidRPr="00000000" w14:paraId="00000009">
      <w:pPr>
        <w:rPr>
          <w:sz w:val="20"/>
          <w:szCs w:val="20"/>
        </w:rPr>
      </w:pPr>
      <w:r w:rsidDel="00000000" w:rsidR="00000000" w:rsidRPr="00000000">
        <w:rPr>
          <w:sz w:val="20"/>
          <w:szCs w:val="20"/>
          <w:rtl w:val="0"/>
        </w:rPr>
        <w:t xml:space="preserve">Followed users : posts by followed users appear first.</w:t>
      </w:r>
    </w:p>
    <w:p w:rsidR="00000000" w:rsidDel="00000000" w:rsidP="00000000" w:rsidRDefault="00000000" w:rsidRPr="00000000" w14:paraId="0000000A">
      <w:pPr>
        <w:rPr>
          <w:sz w:val="20"/>
          <w:szCs w:val="20"/>
        </w:rPr>
      </w:pPr>
      <w:r w:rsidDel="00000000" w:rsidR="00000000" w:rsidRPr="00000000">
        <w:rPr>
          <w:sz w:val="20"/>
          <w:szCs w:val="20"/>
          <w:rtl w:val="0"/>
        </w:rPr>
        <w:t xml:space="preserve">Score (= upvotes - downvotes): higher the better.</w:t>
      </w:r>
    </w:p>
    <w:p w:rsidR="00000000" w:rsidDel="00000000" w:rsidP="00000000" w:rsidRDefault="00000000" w:rsidRPr="00000000" w14:paraId="0000000B">
      <w:pPr>
        <w:rPr>
          <w:sz w:val="20"/>
          <w:szCs w:val="20"/>
        </w:rPr>
      </w:pPr>
      <w:r w:rsidDel="00000000" w:rsidR="00000000" w:rsidRPr="00000000">
        <w:rPr>
          <w:sz w:val="20"/>
          <w:szCs w:val="20"/>
          <w:rtl w:val="0"/>
        </w:rPr>
        <w:t xml:space="preserve">Number of comments: higher the better.</w:t>
      </w:r>
    </w:p>
    <w:p w:rsidR="00000000" w:rsidDel="00000000" w:rsidP="00000000" w:rsidRDefault="00000000" w:rsidRPr="00000000" w14:paraId="0000000C">
      <w:pPr>
        <w:rPr>
          <w:sz w:val="20"/>
          <w:szCs w:val="20"/>
        </w:rPr>
      </w:pPr>
      <w:r w:rsidDel="00000000" w:rsidR="00000000" w:rsidRPr="00000000">
        <w:rPr>
          <w:sz w:val="20"/>
          <w:szCs w:val="20"/>
          <w:rtl w:val="0"/>
        </w:rPr>
        <w:t xml:space="preserve">Timestamp: more recent the better.</w:t>
      </w:r>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sz w:val="20"/>
          <w:szCs w:val="20"/>
          <w:rtl w:val="0"/>
        </w:rPr>
        <w:t xml:space="preserve">Bonus:</w:t>
      </w:r>
    </w:p>
    <w:p w:rsidR="00000000" w:rsidDel="00000000" w:rsidP="00000000" w:rsidRDefault="00000000" w:rsidRPr="00000000" w14:paraId="0000000F">
      <w:pPr>
        <w:rPr>
          <w:sz w:val="20"/>
          <w:szCs w:val="20"/>
        </w:rPr>
      </w:pPr>
      <w:r w:rsidDel="00000000" w:rsidR="00000000" w:rsidRPr="00000000">
        <w:rPr>
          <w:sz w:val="20"/>
          <w:szCs w:val="20"/>
          <w:rtl w:val="0"/>
        </w:rPr>
        <w:t xml:space="preserve">Allow users to comment on a comment and upvote/downvote a comment.</w:t>
      </w:r>
    </w:p>
    <w:p w:rsidR="00000000" w:rsidDel="00000000" w:rsidP="00000000" w:rsidRDefault="00000000" w:rsidRPr="00000000" w14:paraId="00000010">
      <w:pPr>
        <w:rPr>
          <w:sz w:val="20"/>
          <w:szCs w:val="20"/>
        </w:rPr>
      </w:pPr>
      <w:r w:rsidDel="00000000" w:rsidR="00000000" w:rsidRPr="00000000">
        <w:rPr>
          <w:sz w:val="20"/>
          <w:szCs w:val="20"/>
          <w:rtl w:val="0"/>
        </w:rPr>
        <w:t xml:space="preserve">Display time in language like 2m ago, 1 hr ago etc.</w:t>
      </w:r>
    </w:p>
    <w:p w:rsidR="00000000" w:rsidDel="00000000" w:rsidP="00000000" w:rsidRDefault="00000000" w:rsidRPr="00000000" w14:paraId="00000011">
      <w:pPr>
        <w:rPr>
          <w:sz w:val="20"/>
          <w:szCs w:val="20"/>
        </w:rPr>
      </w:pPr>
      <w:r w:rsidDel="00000000" w:rsidR="00000000" w:rsidRPr="00000000">
        <w:rPr>
          <w:sz w:val="20"/>
          <w:szCs w:val="20"/>
          <w:rtl w:val="0"/>
        </w:rPr>
        <w:t xml:space="preserve">Input and output</w:t>
      </w:r>
    </w:p>
    <w:p w:rsidR="00000000" w:rsidDel="00000000" w:rsidP="00000000" w:rsidRDefault="00000000" w:rsidRPr="00000000" w14:paraId="00000012">
      <w:pPr>
        <w:rPr>
          <w:sz w:val="20"/>
          <w:szCs w:val="20"/>
        </w:rPr>
      </w:pPr>
      <w:r w:rsidDel="00000000" w:rsidR="00000000" w:rsidRPr="00000000">
        <w:rPr>
          <w:sz w:val="20"/>
          <w:szCs w:val="20"/>
          <w:rtl w:val="0"/>
        </w:rPr>
        <w:t xml:space="preserve">The input should be taken in the form of statements. The statements should consist of commands and arguments. Commands can be words like ‘signup’, ‘newsfeed’, ‘upvote’ etc. Arguments can be separated from commands by special characters, something like ‘~’. As a result a statement to reply to post 005 can look something like</w:t>
      </w:r>
    </w:p>
    <w:p w:rsidR="00000000" w:rsidDel="00000000" w:rsidP="00000000" w:rsidRDefault="00000000" w:rsidRPr="00000000" w14:paraId="00000013">
      <w:pPr>
        <w:rPr>
          <w:sz w:val="20"/>
          <w:szCs w:val="20"/>
        </w:rPr>
      </w:pPr>
      <w:r w:rsidDel="00000000" w:rsidR="00000000" w:rsidRPr="00000000">
        <w:rPr>
          <w:sz w:val="20"/>
          <w:szCs w:val="20"/>
          <w:rtl w:val="0"/>
        </w:rPr>
        <w:t xml:space="preserve">reply~005~this is the reply text</w:t>
      </w:r>
    </w:p>
    <w:p w:rsidR="00000000" w:rsidDel="00000000" w:rsidP="00000000" w:rsidRDefault="00000000" w:rsidRPr="00000000" w14:paraId="00000014">
      <w:pPr>
        <w:rPr>
          <w:sz w:val="20"/>
          <w:szCs w:val="20"/>
        </w:rPr>
      </w:pPr>
      <w:r w:rsidDel="00000000" w:rsidR="00000000" w:rsidRPr="00000000">
        <w:rPr>
          <w:sz w:val="20"/>
          <w:szCs w:val="20"/>
          <w:rtl w:val="0"/>
        </w:rPr>
        <w:t xml:space="preserve">You may change the input output format without changing the functionality to suit your needs.</w:t>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sz w:val="20"/>
          <w:szCs w:val="20"/>
          <w:rtl w:val="0"/>
        </w:rPr>
        <w:t xml:space="preserve">Sample:</w:t>
      </w:r>
    </w:p>
    <w:p w:rsidR="00000000" w:rsidDel="00000000" w:rsidP="00000000" w:rsidRDefault="00000000" w:rsidRPr="00000000" w14:paraId="00000017">
      <w:pPr>
        <w:rPr>
          <w:sz w:val="20"/>
          <w:szCs w:val="20"/>
        </w:rPr>
      </w:pPr>
      <w:r w:rsidDel="00000000" w:rsidR="00000000" w:rsidRPr="00000000">
        <w:rPr>
          <w:sz w:val="20"/>
          <w:szCs w:val="20"/>
          <w:rtl w:val="0"/>
        </w:rPr>
        <w:t xml:space="preserve">Input is in bold, output is not in bold.You need to print the output of shownewsfeed for a user, whenever he logs in.</w:t>
      </w:r>
    </w:p>
    <w:p w:rsidR="00000000" w:rsidDel="00000000" w:rsidP="00000000" w:rsidRDefault="00000000" w:rsidRPr="00000000" w14:paraId="00000018">
      <w:pPr>
        <w:rPr>
          <w:sz w:val="20"/>
          <w:szCs w:val="20"/>
        </w:rPr>
      </w:pPr>
      <w:r w:rsidDel="00000000" w:rsidR="00000000" w:rsidRPr="00000000">
        <w:rPr>
          <w:sz w:val="20"/>
          <w:szCs w:val="20"/>
          <w:rtl w:val="0"/>
        </w:rPr>
        <w:t xml:space="preserve">signup~lucious</w:t>
      </w:r>
    </w:p>
    <w:p w:rsidR="00000000" w:rsidDel="00000000" w:rsidP="00000000" w:rsidRDefault="00000000" w:rsidRPr="00000000" w14:paraId="00000019">
      <w:pPr>
        <w:rPr>
          <w:sz w:val="20"/>
          <w:szCs w:val="20"/>
        </w:rPr>
      </w:pPr>
      <w:r w:rsidDel="00000000" w:rsidR="00000000" w:rsidRPr="00000000">
        <w:rPr>
          <w:sz w:val="20"/>
          <w:szCs w:val="20"/>
          <w:rtl w:val="0"/>
        </w:rPr>
        <w:t xml:space="preserve">signup~albus</w:t>
      </w:r>
    </w:p>
    <w:p w:rsidR="00000000" w:rsidDel="00000000" w:rsidP="00000000" w:rsidRDefault="00000000" w:rsidRPr="00000000" w14:paraId="0000001A">
      <w:pPr>
        <w:rPr>
          <w:sz w:val="20"/>
          <w:szCs w:val="20"/>
        </w:rPr>
      </w:pPr>
      <w:r w:rsidDel="00000000" w:rsidR="00000000" w:rsidRPr="00000000">
        <w:rPr>
          <w:sz w:val="20"/>
          <w:szCs w:val="20"/>
          <w:rtl w:val="0"/>
        </w:rPr>
        <w:t xml:space="preserve">signup~tom</w:t>
      </w:r>
    </w:p>
    <w:p w:rsidR="00000000" w:rsidDel="00000000" w:rsidP="00000000" w:rsidRDefault="00000000" w:rsidRPr="00000000" w14:paraId="0000001B">
      <w:pPr>
        <w:rPr>
          <w:sz w:val="20"/>
          <w:szCs w:val="20"/>
        </w:rPr>
      </w:pPr>
      <w:r w:rsidDel="00000000" w:rsidR="00000000" w:rsidRPr="00000000">
        <w:rPr>
          <w:sz w:val="20"/>
          <w:szCs w:val="20"/>
          <w:rtl w:val="0"/>
        </w:rPr>
        <w:t xml:space="preserve">login~tom</w:t>
      </w:r>
    </w:p>
    <w:p w:rsidR="00000000" w:rsidDel="00000000" w:rsidP="00000000" w:rsidRDefault="00000000" w:rsidRPr="00000000" w14:paraId="0000001C">
      <w:pPr>
        <w:rPr>
          <w:sz w:val="20"/>
          <w:szCs w:val="20"/>
        </w:rPr>
      </w:pPr>
      <w:r w:rsidDel="00000000" w:rsidR="00000000" w:rsidRPr="00000000">
        <w:rPr>
          <w:sz w:val="20"/>
          <w:szCs w:val="20"/>
          <w:rtl w:val="0"/>
        </w:rPr>
        <w:t xml:space="preserve">post~I am going to be the darkest dark wizard of all time</w:t>
      </w:r>
    </w:p>
    <w:p w:rsidR="00000000" w:rsidDel="00000000" w:rsidP="00000000" w:rsidRDefault="00000000" w:rsidRPr="00000000" w14:paraId="0000001D">
      <w:pPr>
        <w:rPr>
          <w:sz w:val="20"/>
          <w:szCs w:val="20"/>
        </w:rPr>
      </w:pPr>
      <w:r w:rsidDel="00000000" w:rsidR="00000000" w:rsidRPr="00000000">
        <w:rPr>
          <w:sz w:val="20"/>
          <w:szCs w:val="20"/>
          <w:rtl w:val="0"/>
        </w:rPr>
        <w:t xml:space="preserve">post~I am lord Voldemort btw 3:)</w:t>
      </w:r>
    </w:p>
    <w:p w:rsidR="00000000" w:rsidDel="00000000" w:rsidP="00000000" w:rsidRDefault="00000000" w:rsidRPr="00000000" w14:paraId="0000001E">
      <w:pPr>
        <w:rPr>
          <w:sz w:val="20"/>
          <w:szCs w:val="20"/>
        </w:rPr>
      </w:pPr>
      <w:r w:rsidDel="00000000" w:rsidR="00000000" w:rsidRPr="00000000">
        <w:rPr>
          <w:sz w:val="20"/>
          <w:szCs w:val="20"/>
          <w:rtl w:val="0"/>
        </w:rPr>
        <w:t xml:space="preserve">login~lucious</w:t>
      </w:r>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sz w:val="20"/>
          <w:szCs w:val="20"/>
          <w:rtl w:val="0"/>
        </w:rPr>
        <w:t xml:space="preserve">id: 002</w:t>
      </w:r>
    </w:p>
    <w:p w:rsidR="00000000" w:rsidDel="00000000" w:rsidP="00000000" w:rsidRDefault="00000000" w:rsidRPr="00000000" w14:paraId="00000021">
      <w:pPr>
        <w:rPr>
          <w:sz w:val="20"/>
          <w:szCs w:val="20"/>
        </w:rPr>
      </w:pPr>
      <w:r w:rsidDel="00000000" w:rsidR="00000000" w:rsidRPr="00000000">
        <w:rPr>
          <w:sz w:val="20"/>
          <w:szCs w:val="20"/>
          <w:rtl w:val="0"/>
        </w:rPr>
        <w:t xml:space="preserve">(0 upvotes, 0 downvotes)</w:t>
      </w:r>
    </w:p>
    <w:p w:rsidR="00000000" w:rsidDel="00000000" w:rsidP="00000000" w:rsidRDefault="00000000" w:rsidRPr="00000000" w14:paraId="00000022">
      <w:pPr>
        <w:rPr>
          <w:sz w:val="20"/>
          <w:szCs w:val="20"/>
        </w:rPr>
      </w:pPr>
      <w:r w:rsidDel="00000000" w:rsidR="00000000" w:rsidRPr="00000000">
        <w:rPr>
          <w:sz w:val="20"/>
          <w:szCs w:val="20"/>
          <w:rtl w:val="0"/>
        </w:rPr>
        <w:t xml:space="preserve">tom</w:t>
      </w:r>
    </w:p>
    <w:p w:rsidR="00000000" w:rsidDel="00000000" w:rsidP="00000000" w:rsidRDefault="00000000" w:rsidRPr="00000000" w14:paraId="00000023">
      <w:pPr>
        <w:rPr>
          <w:sz w:val="20"/>
          <w:szCs w:val="20"/>
        </w:rPr>
      </w:pPr>
      <w:r w:rsidDel="00000000" w:rsidR="00000000" w:rsidRPr="00000000">
        <w:rPr>
          <w:sz w:val="20"/>
          <w:szCs w:val="20"/>
          <w:rtl w:val="0"/>
        </w:rPr>
        <w:t xml:space="preserve">I am lord Voldemort btw 3:)</w:t>
      </w:r>
    </w:p>
    <w:p w:rsidR="00000000" w:rsidDel="00000000" w:rsidP="00000000" w:rsidRDefault="00000000" w:rsidRPr="00000000" w14:paraId="00000024">
      <w:pPr>
        <w:rPr>
          <w:sz w:val="20"/>
          <w:szCs w:val="20"/>
        </w:rPr>
      </w:pPr>
      <w:r w:rsidDel="00000000" w:rsidR="00000000" w:rsidRPr="00000000">
        <w:rPr>
          <w:sz w:val="20"/>
          <w:szCs w:val="20"/>
          <w:rtl w:val="0"/>
        </w:rPr>
        <w:t xml:space="preserve">1994-04-19 10:11 PM</w:t>
      </w:r>
    </w:p>
    <w:p w:rsidR="00000000" w:rsidDel="00000000" w:rsidP="00000000" w:rsidRDefault="00000000" w:rsidRPr="00000000" w14:paraId="00000025">
      <w:pPr>
        <w:rPr>
          <w:sz w:val="20"/>
          <w:szCs w:val="20"/>
        </w:rPr>
      </w:pPr>
      <w:r w:rsidDel="00000000" w:rsidR="00000000" w:rsidRPr="00000000">
        <w:rPr>
          <w:rtl w:val="0"/>
        </w:rPr>
      </w:r>
    </w:p>
    <w:p w:rsidR="00000000" w:rsidDel="00000000" w:rsidP="00000000" w:rsidRDefault="00000000" w:rsidRPr="00000000" w14:paraId="00000026">
      <w:pPr>
        <w:rPr>
          <w:sz w:val="20"/>
          <w:szCs w:val="20"/>
        </w:rPr>
      </w:pPr>
      <w:r w:rsidDel="00000000" w:rsidR="00000000" w:rsidRPr="00000000">
        <w:rPr>
          <w:sz w:val="20"/>
          <w:szCs w:val="20"/>
          <w:rtl w:val="0"/>
        </w:rPr>
        <w:t xml:space="preserve">id: 001</w:t>
      </w:r>
    </w:p>
    <w:p w:rsidR="00000000" w:rsidDel="00000000" w:rsidP="00000000" w:rsidRDefault="00000000" w:rsidRPr="00000000" w14:paraId="00000027">
      <w:pPr>
        <w:rPr>
          <w:sz w:val="20"/>
          <w:szCs w:val="20"/>
        </w:rPr>
      </w:pPr>
      <w:r w:rsidDel="00000000" w:rsidR="00000000" w:rsidRPr="00000000">
        <w:rPr>
          <w:sz w:val="20"/>
          <w:szCs w:val="20"/>
          <w:rtl w:val="0"/>
        </w:rPr>
        <w:t xml:space="preserve">(0 upvotes, 0 downvotes)</w:t>
      </w:r>
    </w:p>
    <w:p w:rsidR="00000000" w:rsidDel="00000000" w:rsidP="00000000" w:rsidRDefault="00000000" w:rsidRPr="00000000" w14:paraId="00000028">
      <w:pPr>
        <w:rPr>
          <w:sz w:val="20"/>
          <w:szCs w:val="20"/>
        </w:rPr>
      </w:pPr>
      <w:r w:rsidDel="00000000" w:rsidR="00000000" w:rsidRPr="00000000">
        <w:rPr>
          <w:sz w:val="20"/>
          <w:szCs w:val="20"/>
          <w:rtl w:val="0"/>
        </w:rPr>
        <w:t xml:space="preserve">tom</w:t>
      </w:r>
    </w:p>
    <w:p w:rsidR="00000000" w:rsidDel="00000000" w:rsidP="00000000" w:rsidRDefault="00000000" w:rsidRPr="00000000" w14:paraId="00000029">
      <w:pPr>
        <w:rPr>
          <w:sz w:val="20"/>
          <w:szCs w:val="20"/>
        </w:rPr>
      </w:pPr>
      <w:r w:rsidDel="00000000" w:rsidR="00000000" w:rsidRPr="00000000">
        <w:rPr>
          <w:sz w:val="20"/>
          <w:szCs w:val="20"/>
          <w:rtl w:val="0"/>
        </w:rPr>
        <w:t xml:space="preserve">I am going to be the darkest dark wizard of all time</w:t>
      </w:r>
    </w:p>
    <w:p w:rsidR="00000000" w:rsidDel="00000000" w:rsidP="00000000" w:rsidRDefault="00000000" w:rsidRPr="00000000" w14:paraId="0000002A">
      <w:pPr>
        <w:rPr>
          <w:sz w:val="20"/>
          <w:szCs w:val="20"/>
        </w:rPr>
      </w:pPr>
      <w:r w:rsidDel="00000000" w:rsidR="00000000" w:rsidRPr="00000000">
        <w:rPr>
          <w:sz w:val="20"/>
          <w:szCs w:val="20"/>
          <w:rtl w:val="0"/>
        </w:rPr>
        <w:t xml:space="preserve">1994-04-19 10:10 PM</w:t>
      </w:r>
    </w:p>
    <w:p w:rsidR="00000000" w:rsidDel="00000000" w:rsidP="00000000" w:rsidRDefault="00000000" w:rsidRPr="00000000" w14:paraId="0000002B">
      <w:pPr>
        <w:rPr>
          <w:sz w:val="20"/>
          <w:szCs w:val="20"/>
        </w:rPr>
      </w:pPr>
      <w:r w:rsidDel="00000000" w:rsidR="00000000" w:rsidRPr="00000000">
        <w:rPr>
          <w:rtl w:val="0"/>
        </w:rPr>
      </w:r>
    </w:p>
    <w:p w:rsidR="00000000" w:rsidDel="00000000" w:rsidP="00000000" w:rsidRDefault="00000000" w:rsidRPr="00000000" w14:paraId="0000002C">
      <w:pPr>
        <w:rPr>
          <w:sz w:val="20"/>
          <w:szCs w:val="20"/>
        </w:rPr>
      </w:pPr>
      <w:r w:rsidDel="00000000" w:rsidR="00000000" w:rsidRPr="00000000">
        <w:rPr>
          <w:rtl w:val="0"/>
        </w:rPr>
      </w:r>
    </w:p>
    <w:p w:rsidR="00000000" w:rsidDel="00000000" w:rsidP="00000000" w:rsidRDefault="00000000" w:rsidRPr="00000000" w14:paraId="0000002D">
      <w:pPr>
        <w:rPr>
          <w:sz w:val="20"/>
          <w:szCs w:val="20"/>
        </w:rPr>
      </w:pPr>
      <w:r w:rsidDel="00000000" w:rsidR="00000000" w:rsidRPr="00000000">
        <w:rPr>
          <w:sz w:val="20"/>
          <w:szCs w:val="20"/>
          <w:rtl w:val="0"/>
        </w:rPr>
        <w:t xml:space="preserve">upvote~001</w:t>
      </w:r>
    </w:p>
    <w:p w:rsidR="00000000" w:rsidDel="00000000" w:rsidP="00000000" w:rsidRDefault="00000000" w:rsidRPr="00000000" w14:paraId="0000002E">
      <w:pPr>
        <w:rPr>
          <w:sz w:val="20"/>
          <w:szCs w:val="20"/>
        </w:rPr>
      </w:pPr>
      <w:r w:rsidDel="00000000" w:rsidR="00000000" w:rsidRPr="00000000">
        <w:rPr>
          <w:sz w:val="20"/>
          <w:szCs w:val="20"/>
          <w:rtl w:val="0"/>
        </w:rPr>
        <w:t xml:space="preserve">follow~tom</w:t>
      </w:r>
    </w:p>
    <w:p w:rsidR="00000000" w:rsidDel="00000000" w:rsidP="00000000" w:rsidRDefault="00000000" w:rsidRPr="00000000" w14:paraId="0000002F">
      <w:pPr>
        <w:rPr>
          <w:sz w:val="20"/>
          <w:szCs w:val="20"/>
        </w:rPr>
      </w:pPr>
      <w:r w:rsidDel="00000000" w:rsidR="00000000" w:rsidRPr="00000000">
        <w:rPr>
          <w:sz w:val="20"/>
          <w:szCs w:val="20"/>
          <w:rtl w:val="0"/>
        </w:rPr>
        <w:t xml:space="preserve">reply~001~I am with you dark lord!</w:t>
      </w:r>
    </w:p>
    <w:p w:rsidR="00000000" w:rsidDel="00000000" w:rsidP="00000000" w:rsidRDefault="00000000" w:rsidRPr="00000000" w14:paraId="00000030">
      <w:pPr>
        <w:rPr>
          <w:sz w:val="20"/>
          <w:szCs w:val="20"/>
        </w:rPr>
      </w:pPr>
      <w:r w:rsidDel="00000000" w:rsidR="00000000" w:rsidRPr="00000000">
        <w:rPr>
          <w:sz w:val="20"/>
          <w:szCs w:val="20"/>
          <w:rtl w:val="0"/>
        </w:rPr>
        <w:t xml:space="preserve">login~albus</w:t>
      </w:r>
    </w:p>
    <w:p w:rsidR="00000000" w:rsidDel="00000000" w:rsidP="00000000" w:rsidRDefault="00000000" w:rsidRPr="00000000" w14:paraId="00000031">
      <w:pPr>
        <w:rPr>
          <w:sz w:val="20"/>
          <w:szCs w:val="20"/>
        </w:rPr>
      </w:pPr>
      <w:r w:rsidDel="00000000" w:rsidR="00000000" w:rsidRPr="00000000">
        <w:rPr>
          <w:rtl w:val="0"/>
        </w:rPr>
      </w:r>
    </w:p>
    <w:p w:rsidR="00000000" w:rsidDel="00000000" w:rsidP="00000000" w:rsidRDefault="00000000" w:rsidRPr="00000000" w14:paraId="00000032">
      <w:pPr>
        <w:rPr>
          <w:sz w:val="20"/>
          <w:szCs w:val="20"/>
        </w:rPr>
      </w:pPr>
      <w:r w:rsidDel="00000000" w:rsidR="00000000" w:rsidRPr="00000000">
        <w:rPr>
          <w:sz w:val="20"/>
          <w:szCs w:val="20"/>
          <w:rtl w:val="0"/>
        </w:rPr>
        <w:t xml:space="preserve">id: 001</w:t>
      </w:r>
    </w:p>
    <w:p w:rsidR="00000000" w:rsidDel="00000000" w:rsidP="00000000" w:rsidRDefault="00000000" w:rsidRPr="00000000" w14:paraId="00000033">
      <w:pPr>
        <w:rPr>
          <w:sz w:val="20"/>
          <w:szCs w:val="20"/>
        </w:rPr>
      </w:pPr>
      <w:r w:rsidDel="00000000" w:rsidR="00000000" w:rsidRPr="00000000">
        <w:rPr>
          <w:sz w:val="20"/>
          <w:szCs w:val="20"/>
          <w:rtl w:val="0"/>
        </w:rPr>
        <w:t xml:space="preserve">(1 upvote, 0 downvotes)</w:t>
      </w:r>
    </w:p>
    <w:p w:rsidR="00000000" w:rsidDel="00000000" w:rsidP="00000000" w:rsidRDefault="00000000" w:rsidRPr="00000000" w14:paraId="00000034">
      <w:pPr>
        <w:rPr>
          <w:sz w:val="20"/>
          <w:szCs w:val="20"/>
        </w:rPr>
      </w:pPr>
      <w:r w:rsidDel="00000000" w:rsidR="00000000" w:rsidRPr="00000000">
        <w:rPr>
          <w:sz w:val="20"/>
          <w:szCs w:val="20"/>
          <w:rtl w:val="0"/>
        </w:rPr>
        <w:t xml:space="preserve">tom</w:t>
      </w:r>
    </w:p>
    <w:p w:rsidR="00000000" w:rsidDel="00000000" w:rsidP="00000000" w:rsidRDefault="00000000" w:rsidRPr="00000000" w14:paraId="00000035">
      <w:pPr>
        <w:rPr>
          <w:sz w:val="20"/>
          <w:szCs w:val="20"/>
        </w:rPr>
      </w:pPr>
      <w:r w:rsidDel="00000000" w:rsidR="00000000" w:rsidRPr="00000000">
        <w:rPr>
          <w:sz w:val="20"/>
          <w:szCs w:val="20"/>
          <w:rtl w:val="0"/>
        </w:rPr>
        <w:t xml:space="preserve">I am going to be the darkest dark wizard of all time</w:t>
      </w:r>
    </w:p>
    <w:p w:rsidR="00000000" w:rsidDel="00000000" w:rsidP="00000000" w:rsidRDefault="00000000" w:rsidRPr="00000000" w14:paraId="00000036">
      <w:pPr>
        <w:rPr>
          <w:sz w:val="20"/>
          <w:szCs w:val="20"/>
        </w:rPr>
      </w:pPr>
      <w:r w:rsidDel="00000000" w:rsidR="00000000" w:rsidRPr="00000000">
        <w:rPr>
          <w:sz w:val="20"/>
          <w:szCs w:val="20"/>
          <w:rtl w:val="0"/>
        </w:rPr>
        <w:t xml:space="preserve">1994-04-19 10:10 PM</w:t>
      </w:r>
    </w:p>
    <w:p w:rsidR="00000000" w:rsidDel="00000000" w:rsidP="00000000" w:rsidRDefault="00000000" w:rsidRPr="00000000" w14:paraId="00000037">
      <w:pPr>
        <w:rPr>
          <w:sz w:val="20"/>
          <w:szCs w:val="20"/>
        </w:rPr>
      </w:pPr>
      <w:r w:rsidDel="00000000" w:rsidR="00000000" w:rsidRPr="00000000">
        <w:rPr>
          <w:sz w:val="20"/>
          <w:szCs w:val="20"/>
          <w:rtl w:val="0"/>
        </w:rPr>
        <w:t xml:space="preserve">id: 003</w:t>
      </w:r>
    </w:p>
    <w:p w:rsidR="00000000" w:rsidDel="00000000" w:rsidP="00000000" w:rsidRDefault="00000000" w:rsidRPr="00000000" w14:paraId="00000038">
      <w:pPr>
        <w:rPr>
          <w:sz w:val="20"/>
          <w:szCs w:val="20"/>
        </w:rPr>
      </w:pPr>
      <w:r w:rsidDel="00000000" w:rsidR="00000000" w:rsidRPr="00000000">
        <w:rPr>
          <w:sz w:val="20"/>
          <w:szCs w:val="20"/>
          <w:rtl w:val="0"/>
        </w:rPr>
        <w:t xml:space="preserve">Lucious</w:t>
      </w:r>
    </w:p>
    <w:p w:rsidR="00000000" w:rsidDel="00000000" w:rsidP="00000000" w:rsidRDefault="00000000" w:rsidRPr="00000000" w14:paraId="00000039">
      <w:pPr>
        <w:rPr>
          <w:sz w:val="20"/>
          <w:szCs w:val="20"/>
        </w:rPr>
      </w:pPr>
      <w:r w:rsidDel="00000000" w:rsidR="00000000" w:rsidRPr="00000000">
        <w:rPr>
          <w:sz w:val="20"/>
          <w:szCs w:val="20"/>
          <w:rtl w:val="0"/>
        </w:rPr>
        <w:t xml:space="preserve">I am with you dark lord!</w:t>
      </w:r>
    </w:p>
    <w:p w:rsidR="00000000" w:rsidDel="00000000" w:rsidP="00000000" w:rsidRDefault="00000000" w:rsidRPr="00000000" w14:paraId="0000003A">
      <w:pPr>
        <w:rPr>
          <w:sz w:val="20"/>
          <w:szCs w:val="20"/>
        </w:rPr>
      </w:pPr>
      <w:r w:rsidDel="00000000" w:rsidR="00000000" w:rsidRPr="00000000">
        <w:rPr>
          <w:sz w:val="20"/>
          <w:szCs w:val="20"/>
          <w:rtl w:val="0"/>
        </w:rPr>
        <w:t xml:space="preserve">1994-04-19 10:15 PM</w:t>
      </w:r>
    </w:p>
    <w:p w:rsidR="00000000" w:rsidDel="00000000" w:rsidP="00000000" w:rsidRDefault="00000000" w:rsidRPr="00000000" w14:paraId="0000003B">
      <w:pPr>
        <w:rPr>
          <w:sz w:val="20"/>
          <w:szCs w:val="20"/>
        </w:rPr>
      </w:pPr>
      <w:r w:rsidDel="00000000" w:rsidR="00000000" w:rsidRPr="00000000">
        <w:rPr>
          <w:rtl w:val="0"/>
        </w:rPr>
      </w:r>
    </w:p>
    <w:p w:rsidR="00000000" w:rsidDel="00000000" w:rsidP="00000000" w:rsidRDefault="00000000" w:rsidRPr="00000000" w14:paraId="0000003C">
      <w:pPr>
        <w:rPr>
          <w:sz w:val="20"/>
          <w:szCs w:val="20"/>
        </w:rPr>
      </w:pPr>
      <w:r w:rsidDel="00000000" w:rsidR="00000000" w:rsidRPr="00000000">
        <w:rPr>
          <w:sz w:val="20"/>
          <w:szCs w:val="20"/>
          <w:rtl w:val="0"/>
        </w:rPr>
        <w:t xml:space="preserve">id: 002</w:t>
      </w:r>
    </w:p>
    <w:p w:rsidR="00000000" w:rsidDel="00000000" w:rsidP="00000000" w:rsidRDefault="00000000" w:rsidRPr="00000000" w14:paraId="0000003D">
      <w:pPr>
        <w:rPr>
          <w:sz w:val="20"/>
          <w:szCs w:val="20"/>
        </w:rPr>
      </w:pPr>
      <w:r w:rsidDel="00000000" w:rsidR="00000000" w:rsidRPr="00000000">
        <w:rPr>
          <w:sz w:val="20"/>
          <w:szCs w:val="20"/>
          <w:rtl w:val="0"/>
        </w:rPr>
        <w:t xml:space="preserve">(0 upvotes, 0 downvotes)</w:t>
      </w:r>
    </w:p>
    <w:p w:rsidR="00000000" w:rsidDel="00000000" w:rsidP="00000000" w:rsidRDefault="00000000" w:rsidRPr="00000000" w14:paraId="0000003E">
      <w:pPr>
        <w:rPr>
          <w:sz w:val="20"/>
          <w:szCs w:val="20"/>
        </w:rPr>
      </w:pPr>
      <w:r w:rsidDel="00000000" w:rsidR="00000000" w:rsidRPr="00000000">
        <w:rPr>
          <w:sz w:val="20"/>
          <w:szCs w:val="20"/>
          <w:rtl w:val="0"/>
        </w:rPr>
        <w:t xml:space="preserve">tom</w:t>
      </w:r>
    </w:p>
    <w:p w:rsidR="00000000" w:rsidDel="00000000" w:rsidP="00000000" w:rsidRDefault="00000000" w:rsidRPr="00000000" w14:paraId="0000003F">
      <w:pPr>
        <w:rPr>
          <w:sz w:val="20"/>
          <w:szCs w:val="20"/>
        </w:rPr>
      </w:pPr>
      <w:r w:rsidDel="00000000" w:rsidR="00000000" w:rsidRPr="00000000">
        <w:rPr>
          <w:sz w:val="20"/>
          <w:szCs w:val="20"/>
          <w:rtl w:val="0"/>
        </w:rPr>
        <w:t xml:space="preserve">I am lord Voldemort btw 3:)</w:t>
      </w:r>
    </w:p>
    <w:p w:rsidR="00000000" w:rsidDel="00000000" w:rsidP="00000000" w:rsidRDefault="00000000" w:rsidRPr="00000000" w14:paraId="00000040">
      <w:pPr>
        <w:rPr>
          <w:sz w:val="20"/>
          <w:szCs w:val="20"/>
        </w:rPr>
      </w:pPr>
      <w:r w:rsidDel="00000000" w:rsidR="00000000" w:rsidRPr="00000000">
        <w:rPr>
          <w:sz w:val="20"/>
          <w:szCs w:val="20"/>
          <w:rtl w:val="0"/>
        </w:rPr>
        <w:t xml:space="preserve">1994-04-19 10:11 PM</w:t>
      </w:r>
    </w:p>
    <w:p w:rsidR="00000000" w:rsidDel="00000000" w:rsidP="00000000" w:rsidRDefault="00000000" w:rsidRPr="00000000" w14:paraId="00000041">
      <w:pPr>
        <w:rPr>
          <w:sz w:val="20"/>
          <w:szCs w:val="20"/>
        </w:rPr>
      </w:pPr>
      <w:r w:rsidDel="00000000" w:rsidR="00000000" w:rsidRPr="00000000">
        <w:rPr>
          <w:rtl w:val="0"/>
        </w:rPr>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rPr>
          <w:sz w:val="20"/>
          <w:szCs w:val="20"/>
        </w:rPr>
      </w:pPr>
      <w:r w:rsidDel="00000000" w:rsidR="00000000" w:rsidRPr="00000000">
        <w:rPr>
          <w:sz w:val="20"/>
          <w:szCs w:val="20"/>
          <w:rtl w:val="0"/>
        </w:rPr>
        <w:t xml:space="preserve">post~Happiness can be found, even in the darkest of times, if one only remembers to turn on the light</w:t>
      </w:r>
    </w:p>
    <w:p w:rsidR="00000000" w:rsidDel="00000000" w:rsidP="00000000" w:rsidRDefault="00000000" w:rsidRPr="00000000" w14:paraId="00000044">
      <w:pPr>
        <w:rPr>
          <w:sz w:val="20"/>
          <w:szCs w:val="20"/>
        </w:rPr>
      </w:pPr>
      <w:r w:rsidDel="00000000" w:rsidR="00000000" w:rsidRPr="00000000">
        <w:rPr>
          <w:sz w:val="20"/>
          <w:szCs w:val="20"/>
          <w:rtl w:val="0"/>
        </w:rPr>
        <w:t xml:space="preserve">follow~tom</w:t>
      </w:r>
    </w:p>
    <w:p w:rsidR="00000000" w:rsidDel="00000000" w:rsidP="00000000" w:rsidRDefault="00000000" w:rsidRPr="00000000" w14:paraId="00000045">
      <w:pPr>
        <w:rPr>
          <w:sz w:val="20"/>
          <w:szCs w:val="20"/>
        </w:rPr>
      </w:pPr>
      <w:r w:rsidDel="00000000" w:rsidR="00000000" w:rsidRPr="00000000">
        <w:rPr>
          <w:sz w:val="20"/>
          <w:szCs w:val="20"/>
          <w:rtl w:val="0"/>
        </w:rPr>
        <w:t xml:space="preserve">downvote~001</w:t>
      </w:r>
    </w:p>
    <w:p w:rsidR="00000000" w:rsidDel="00000000" w:rsidP="00000000" w:rsidRDefault="00000000" w:rsidRPr="00000000" w14:paraId="00000046">
      <w:pPr>
        <w:rPr>
          <w:sz w:val="20"/>
          <w:szCs w:val="20"/>
        </w:rPr>
      </w:pPr>
      <w:r w:rsidDel="00000000" w:rsidR="00000000" w:rsidRPr="00000000">
        <w:rPr>
          <w:sz w:val="20"/>
          <w:szCs w:val="20"/>
          <w:rtl w:val="0"/>
        </w:rPr>
        <w:t xml:space="preserve">downvote~002</w:t>
      </w:r>
    </w:p>
    <w:p w:rsidR="00000000" w:rsidDel="00000000" w:rsidP="00000000" w:rsidRDefault="00000000" w:rsidRPr="00000000" w14:paraId="00000047">
      <w:pPr>
        <w:rPr>
          <w:sz w:val="20"/>
          <w:szCs w:val="20"/>
        </w:rPr>
      </w:pPr>
      <w:r w:rsidDel="00000000" w:rsidR="00000000" w:rsidRPr="00000000">
        <w:rPr>
          <w:sz w:val="20"/>
          <w:szCs w:val="20"/>
          <w:rtl w:val="0"/>
        </w:rPr>
        <w:t xml:space="preserve">reply~002~LOL!</w:t>
      </w:r>
    </w:p>
    <w:p w:rsidR="00000000" w:rsidDel="00000000" w:rsidP="00000000" w:rsidRDefault="00000000" w:rsidRPr="00000000" w14:paraId="00000048">
      <w:pPr>
        <w:rPr>
          <w:sz w:val="20"/>
          <w:szCs w:val="20"/>
        </w:rPr>
      </w:pPr>
      <w:r w:rsidDel="00000000" w:rsidR="00000000" w:rsidRPr="00000000">
        <w:rPr>
          <w:sz w:val="20"/>
          <w:szCs w:val="20"/>
          <w:rtl w:val="0"/>
        </w:rPr>
        <w:t xml:space="preserve">shownewsfeed</w:t>
      </w:r>
    </w:p>
    <w:p w:rsidR="00000000" w:rsidDel="00000000" w:rsidP="00000000" w:rsidRDefault="00000000" w:rsidRPr="00000000" w14:paraId="00000049">
      <w:pPr>
        <w:rPr>
          <w:sz w:val="20"/>
          <w:szCs w:val="20"/>
        </w:rPr>
      </w:pPr>
      <w:r w:rsidDel="00000000" w:rsidR="00000000" w:rsidRPr="00000000">
        <w:rPr>
          <w:rtl w:val="0"/>
        </w:rPr>
      </w:r>
    </w:p>
    <w:p w:rsidR="00000000" w:rsidDel="00000000" w:rsidP="00000000" w:rsidRDefault="00000000" w:rsidRPr="00000000" w14:paraId="0000004A">
      <w:pPr>
        <w:rPr>
          <w:sz w:val="20"/>
          <w:szCs w:val="20"/>
        </w:rPr>
      </w:pPr>
      <w:r w:rsidDel="00000000" w:rsidR="00000000" w:rsidRPr="00000000">
        <w:rPr>
          <w:sz w:val="20"/>
          <w:szCs w:val="20"/>
          <w:rtl w:val="0"/>
        </w:rPr>
        <w:t xml:space="preserve">id: 001</w:t>
      </w:r>
    </w:p>
    <w:p w:rsidR="00000000" w:rsidDel="00000000" w:rsidP="00000000" w:rsidRDefault="00000000" w:rsidRPr="00000000" w14:paraId="0000004B">
      <w:pPr>
        <w:rPr>
          <w:sz w:val="20"/>
          <w:szCs w:val="20"/>
        </w:rPr>
      </w:pPr>
      <w:r w:rsidDel="00000000" w:rsidR="00000000" w:rsidRPr="00000000">
        <w:rPr>
          <w:sz w:val="20"/>
          <w:szCs w:val="20"/>
          <w:rtl w:val="0"/>
        </w:rPr>
        <w:t xml:space="preserve">(1 upvote, 1 downvotes)</w:t>
      </w:r>
    </w:p>
    <w:p w:rsidR="00000000" w:rsidDel="00000000" w:rsidP="00000000" w:rsidRDefault="00000000" w:rsidRPr="00000000" w14:paraId="0000004C">
      <w:pPr>
        <w:rPr>
          <w:sz w:val="20"/>
          <w:szCs w:val="20"/>
        </w:rPr>
      </w:pPr>
      <w:r w:rsidDel="00000000" w:rsidR="00000000" w:rsidRPr="00000000">
        <w:rPr>
          <w:sz w:val="20"/>
          <w:szCs w:val="20"/>
          <w:rtl w:val="0"/>
        </w:rPr>
        <w:t xml:space="preserve">tom</w:t>
      </w:r>
    </w:p>
    <w:p w:rsidR="00000000" w:rsidDel="00000000" w:rsidP="00000000" w:rsidRDefault="00000000" w:rsidRPr="00000000" w14:paraId="0000004D">
      <w:pPr>
        <w:rPr>
          <w:sz w:val="20"/>
          <w:szCs w:val="20"/>
        </w:rPr>
      </w:pPr>
      <w:r w:rsidDel="00000000" w:rsidR="00000000" w:rsidRPr="00000000">
        <w:rPr>
          <w:sz w:val="20"/>
          <w:szCs w:val="20"/>
          <w:rtl w:val="0"/>
        </w:rPr>
        <w:t xml:space="preserve">I am going to be the darkest dark wizard of all time</w:t>
      </w:r>
    </w:p>
    <w:p w:rsidR="00000000" w:rsidDel="00000000" w:rsidP="00000000" w:rsidRDefault="00000000" w:rsidRPr="00000000" w14:paraId="0000004E">
      <w:pPr>
        <w:rPr>
          <w:sz w:val="20"/>
          <w:szCs w:val="20"/>
        </w:rPr>
      </w:pPr>
      <w:r w:rsidDel="00000000" w:rsidR="00000000" w:rsidRPr="00000000">
        <w:rPr>
          <w:sz w:val="20"/>
          <w:szCs w:val="20"/>
          <w:rtl w:val="0"/>
        </w:rPr>
        <w:t xml:space="preserve">1994-04-19 10:10 PM</w:t>
      </w:r>
    </w:p>
    <w:p w:rsidR="00000000" w:rsidDel="00000000" w:rsidP="00000000" w:rsidRDefault="00000000" w:rsidRPr="00000000" w14:paraId="0000004F">
      <w:pPr>
        <w:rPr>
          <w:sz w:val="20"/>
          <w:szCs w:val="20"/>
        </w:rPr>
      </w:pPr>
      <w:r w:rsidDel="00000000" w:rsidR="00000000" w:rsidRPr="00000000">
        <w:rPr>
          <w:sz w:val="20"/>
          <w:szCs w:val="20"/>
          <w:rtl w:val="0"/>
        </w:rPr>
        <w:t xml:space="preserve">id: 003</w:t>
      </w:r>
    </w:p>
    <w:p w:rsidR="00000000" w:rsidDel="00000000" w:rsidP="00000000" w:rsidRDefault="00000000" w:rsidRPr="00000000" w14:paraId="00000050">
      <w:pPr>
        <w:rPr>
          <w:sz w:val="20"/>
          <w:szCs w:val="20"/>
        </w:rPr>
      </w:pPr>
      <w:r w:rsidDel="00000000" w:rsidR="00000000" w:rsidRPr="00000000">
        <w:rPr>
          <w:sz w:val="20"/>
          <w:szCs w:val="20"/>
          <w:rtl w:val="0"/>
        </w:rPr>
        <w:t xml:space="preserve">lucius</w:t>
      </w:r>
    </w:p>
    <w:p w:rsidR="00000000" w:rsidDel="00000000" w:rsidP="00000000" w:rsidRDefault="00000000" w:rsidRPr="00000000" w14:paraId="00000051">
      <w:pPr>
        <w:rPr>
          <w:sz w:val="20"/>
          <w:szCs w:val="20"/>
        </w:rPr>
      </w:pPr>
      <w:r w:rsidDel="00000000" w:rsidR="00000000" w:rsidRPr="00000000">
        <w:rPr>
          <w:sz w:val="20"/>
          <w:szCs w:val="20"/>
          <w:rtl w:val="0"/>
        </w:rPr>
        <w:t xml:space="preserve">I am with you dark lord!</w:t>
      </w:r>
    </w:p>
    <w:p w:rsidR="00000000" w:rsidDel="00000000" w:rsidP="00000000" w:rsidRDefault="00000000" w:rsidRPr="00000000" w14:paraId="00000052">
      <w:pPr>
        <w:rPr>
          <w:sz w:val="20"/>
          <w:szCs w:val="20"/>
        </w:rPr>
      </w:pPr>
      <w:r w:rsidDel="00000000" w:rsidR="00000000" w:rsidRPr="00000000">
        <w:rPr>
          <w:sz w:val="20"/>
          <w:szCs w:val="20"/>
          <w:rtl w:val="0"/>
        </w:rPr>
        <w:t xml:space="preserve">1994-04-19 10:15 PM</w:t>
      </w:r>
    </w:p>
    <w:p w:rsidR="00000000" w:rsidDel="00000000" w:rsidP="00000000" w:rsidRDefault="00000000" w:rsidRPr="00000000" w14:paraId="00000053">
      <w:pPr>
        <w:rPr>
          <w:sz w:val="20"/>
          <w:szCs w:val="20"/>
        </w:rPr>
      </w:pPr>
      <w:r w:rsidDel="00000000" w:rsidR="00000000" w:rsidRPr="00000000">
        <w:rPr>
          <w:rtl w:val="0"/>
        </w:rPr>
      </w:r>
    </w:p>
    <w:p w:rsidR="00000000" w:rsidDel="00000000" w:rsidP="00000000" w:rsidRDefault="00000000" w:rsidRPr="00000000" w14:paraId="00000054">
      <w:pPr>
        <w:rPr>
          <w:sz w:val="20"/>
          <w:szCs w:val="20"/>
        </w:rPr>
      </w:pPr>
      <w:r w:rsidDel="00000000" w:rsidR="00000000" w:rsidRPr="00000000">
        <w:rPr>
          <w:sz w:val="20"/>
          <w:szCs w:val="20"/>
          <w:rtl w:val="0"/>
        </w:rPr>
        <w:t xml:space="preserve">id: 002</w:t>
      </w:r>
    </w:p>
    <w:p w:rsidR="00000000" w:rsidDel="00000000" w:rsidP="00000000" w:rsidRDefault="00000000" w:rsidRPr="00000000" w14:paraId="00000055">
      <w:pPr>
        <w:rPr>
          <w:sz w:val="20"/>
          <w:szCs w:val="20"/>
        </w:rPr>
      </w:pPr>
      <w:r w:rsidDel="00000000" w:rsidR="00000000" w:rsidRPr="00000000">
        <w:rPr>
          <w:sz w:val="20"/>
          <w:szCs w:val="20"/>
          <w:rtl w:val="0"/>
        </w:rPr>
        <w:t xml:space="preserve">(0 upvotes, 1 downvotes)</w:t>
      </w:r>
    </w:p>
    <w:p w:rsidR="00000000" w:rsidDel="00000000" w:rsidP="00000000" w:rsidRDefault="00000000" w:rsidRPr="00000000" w14:paraId="00000056">
      <w:pPr>
        <w:rPr>
          <w:sz w:val="20"/>
          <w:szCs w:val="20"/>
        </w:rPr>
      </w:pPr>
      <w:r w:rsidDel="00000000" w:rsidR="00000000" w:rsidRPr="00000000">
        <w:rPr>
          <w:sz w:val="20"/>
          <w:szCs w:val="20"/>
          <w:rtl w:val="0"/>
        </w:rPr>
        <w:t xml:space="preserve">tom</w:t>
      </w:r>
    </w:p>
    <w:p w:rsidR="00000000" w:rsidDel="00000000" w:rsidP="00000000" w:rsidRDefault="00000000" w:rsidRPr="00000000" w14:paraId="00000057">
      <w:pPr>
        <w:rPr>
          <w:sz w:val="20"/>
          <w:szCs w:val="20"/>
        </w:rPr>
      </w:pPr>
      <w:r w:rsidDel="00000000" w:rsidR="00000000" w:rsidRPr="00000000">
        <w:rPr>
          <w:sz w:val="20"/>
          <w:szCs w:val="20"/>
          <w:rtl w:val="0"/>
        </w:rPr>
        <w:t xml:space="preserve">I am lord Voldemort btw 3:)</w:t>
      </w:r>
    </w:p>
    <w:p w:rsidR="00000000" w:rsidDel="00000000" w:rsidP="00000000" w:rsidRDefault="00000000" w:rsidRPr="00000000" w14:paraId="00000058">
      <w:pPr>
        <w:rPr>
          <w:sz w:val="20"/>
          <w:szCs w:val="20"/>
        </w:rPr>
      </w:pPr>
      <w:r w:rsidDel="00000000" w:rsidR="00000000" w:rsidRPr="00000000">
        <w:rPr>
          <w:sz w:val="20"/>
          <w:szCs w:val="20"/>
          <w:rtl w:val="0"/>
        </w:rPr>
        <w:t xml:space="preserve">1994-04-19 10:11 PM</w:t>
      </w:r>
    </w:p>
    <w:p w:rsidR="00000000" w:rsidDel="00000000" w:rsidP="00000000" w:rsidRDefault="00000000" w:rsidRPr="00000000" w14:paraId="00000059">
      <w:pPr>
        <w:rPr>
          <w:sz w:val="20"/>
          <w:szCs w:val="20"/>
        </w:rPr>
      </w:pPr>
      <w:r w:rsidDel="00000000" w:rsidR="00000000" w:rsidRPr="00000000">
        <w:rPr>
          <w:sz w:val="20"/>
          <w:szCs w:val="20"/>
          <w:rtl w:val="0"/>
        </w:rPr>
        <w:t xml:space="preserve">id: 005</w:t>
      </w:r>
    </w:p>
    <w:p w:rsidR="00000000" w:rsidDel="00000000" w:rsidP="00000000" w:rsidRDefault="00000000" w:rsidRPr="00000000" w14:paraId="0000005A">
      <w:pPr>
        <w:rPr>
          <w:sz w:val="20"/>
          <w:szCs w:val="20"/>
        </w:rPr>
      </w:pPr>
      <w:r w:rsidDel="00000000" w:rsidR="00000000" w:rsidRPr="00000000">
        <w:rPr>
          <w:sz w:val="20"/>
          <w:szCs w:val="20"/>
          <w:rtl w:val="0"/>
        </w:rPr>
        <w:t xml:space="preserve">albus</w:t>
      </w:r>
    </w:p>
    <w:p w:rsidR="00000000" w:rsidDel="00000000" w:rsidP="00000000" w:rsidRDefault="00000000" w:rsidRPr="00000000" w14:paraId="0000005B">
      <w:pPr>
        <w:rPr>
          <w:sz w:val="20"/>
          <w:szCs w:val="20"/>
        </w:rPr>
      </w:pPr>
      <w:r w:rsidDel="00000000" w:rsidR="00000000" w:rsidRPr="00000000">
        <w:rPr>
          <w:sz w:val="20"/>
          <w:szCs w:val="20"/>
          <w:rtl w:val="0"/>
        </w:rPr>
        <w:t xml:space="preserve">LOL!</w:t>
      </w:r>
    </w:p>
    <w:p w:rsidR="00000000" w:rsidDel="00000000" w:rsidP="00000000" w:rsidRDefault="00000000" w:rsidRPr="00000000" w14:paraId="0000005C">
      <w:pPr>
        <w:rPr>
          <w:sz w:val="20"/>
          <w:szCs w:val="20"/>
        </w:rPr>
      </w:pPr>
      <w:r w:rsidDel="00000000" w:rsidR="00000000" w:rsidRPr="00000000">
        <w:rPr>
          <w:sz w:val="20"/>
          <w:szCs w:val="20"/>
          <w:rtl w:val="0"/>
        </w:rPr>
        <w:t xml:space="preserve">1994-04-19 10:30 PM</w:t>
      </w:r>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rPr>
          <w:sz w:val="20"/>
          <w:szCs w:val="20"/>
        </w:rPr>
      </w:pPr>
      <w:r w:rsidDel="00000000" w:rsidR="00000000" w:rsidRPr="00000000">
        <w:rPr>
          <w:sz w:val="20"/>
          <w:szCs w:val="20"/>
          <w:rtl w:val="0"/>
        </w:rPr>
        <w:t xml:space="preserve">id: 004</w:t>
      </w:r>
    </w:p>
    <w:p w:rsidR="00000000" w:rsidDel="00000000" w:rsidP="00000000" w:rsidRDefault="00000000" w:rsidRPr="00000000" w14:paraId="0000005F">
      <w:pPr>
        <w:rPr>
          <w:sz w:val="20"/>
          <w:szCs w:val="20"/>
        </w:rPr>
      </w:pPr>
      <w:r w:rsidDel="00000000" w:rsidR="00000000" w:rsidRPr="00000000">
        <w:rPr>
          <w:sz w:val="20"/>
          <w:szCs w:val="20"/>
          <w:rtl w:val="0"/>
        </w:rPr>
        <w:t xml:space="preserve">(0 upvotes, 0 downvotes)</w:t>
      </w:r>
    </w:p>
    <w:p w:rsidR="00000000" w:rsidDel="00000000" w:rsidP="00000000" w:rsidRDefault="00000000" w:rsidRPr="00000000" w14:paraId="00000060">
      <w:pPr>
        <w:rPr>
          <w:sz w:val="20"/>
          <w:szCs w:val="20"/>
        </w:rPr>
      </w:pPr>
      <w:r w:rsidDel="00000000" w:rsidR="00000000" w:rsidRPr="00000000">
        <w:rPr>
          <w:sz w:val="20"/>
          <w:szCs w:val="20"/>
          <w:rtl w:val="0"/>
        </w:rPr>
        <w:t xml:space="preserve">albus</w:t>
      </w:r>
    </w:p>
    <w:p w:rsidR="00000000" w:rsidDel="00000000" w:rsidP="00000000" w:rsidRDefault="00000000" w:rsidRPr="00000000" w14:paraId="00000061">
      <w:pPr>
        <w:rPr>
          <w:sz w:val="20"/>
          <w:szCs w:val="20"/>
        </w:rPr>
      </w:pPr>
      <w:r w:rsidDel="00000000" w:rsidR="00000000" w:rsidRPr="00000000">
        <w:rPr>
          <w:sz w:val="20"/>
          <w:szCs w:val="20"/>
          <w:rtl w:val="0"/>
        </w:rPr>
        <w:t xml:space="preserve">Happiness can be found, even in the darkest of times, if one only </w:t>
      </w:r>
      <w:r w:rsidDel="00000000" w:rsidR="00000000" w:rsidRPr="00000000">
        <w:rPr>
          <w:sz w:val="20"/>
          <w:szCs w:val="20"/>
          <w:rtl w:val="0"/>
        </w:rPr>
        <w:t xml:space="preserve">rememb</w:t>
      </w:r>
      <w:del w:author="Aditya Jain" w:id="1" w:date="2024-09-16T07:30:29Z">
        <w:r w:rsidDel="00000000" w:rsidR="00000000" w:rsidRPr="00000000">
          <w:rPr>
            <w:sz w:val="20"/>
            <w:szCs w:val="20"/>
            <w:rtl w:val="0"/>
          </w:rPr>
          <w:delText xml:space="preserve">e</w:delText>
        </w:r>
      </w:del>
      <w:r w:rsidDel="00000000" w:rsidR="00000000" w:rsidRPr="00000000">
        <w:rPr>
          <w:sz w:val="20"/>
          <w:szCs w:val="20"/>
          <w:rtl w:val="0"/>
        </w:rPr>
        <w:t xml:space="preserve">rs</w:t>
      </w:r>
      <w:r w:rsidDel="00000000" w:rsidR="00000000" w:rsidRPr="00000000">
        <w:rPr>
          <w:sz w:val="20"/>
          <w:szCs w:val="20"/>
          <w:rtl w:val="0"/>
        </w:rPr>
        <w:t xml:space="preserve"> to turn on the light</w:t>
      </w:r>
    </w:p>
    <w:p w:rsidR="00000000" w:rsidDel="00000000" w:rsidP="00000000" w:rsidRDefault="00000000" w:rsidRPr="00000000" w14:paraId="00000062">
      <w:pPr>
        <w:rPr>
          <w:sz w:val="20"/>
          <w:szCs w:val="20"/>
        </w:rPr>
      </w:pPr>
      <w:r w:rsidDel="00000000" w:rsidR="00000000" w:rsidRPr="00000000">
        <w:rPr>
          <w:sz w:val="20"/>
          <w:szCs w:val="20"/>
          <w:rtl w:val="0"/>
        </w:rPr>
        <w:t xml:space="preserve">1994-04-19 10:28 PM</w:t>
      </w:r>
    </w:p>
    <w:p w:rsidR="00000000" w:rsidDel="00000000" w:rsidP="00000000" w:rsidRDefault="00000000" w:rsidRPr="00000000" w14:paraId="00000063">
      <w:pPr>
        <w:rPr>
          <w:sz w:val="20"/>
          <w:szCs w:val="20"/>
        </w:rPr>
      </w:pPr>
      <w:r w:rsidDel="00000000" w:rsidR="00000000" w:rsidRPr="00000000">
        <w:rPr>
          <w:rtl w:val="0"/>
        </w:rPr>
      </w:r>
    </w:p>
    <w:p w:rsidR="00000000" w:rsidDel="00000000" w:rsidP="00000000" w:rsidRDefault="00000000" w:rsidRPr="00000000" w14:paraId="00000064">
      <w:pPr>
        <w:rPr>
          <w:sz w:val="20"/>
          <w:szCs w:val="20"/>
        </w:rPr>
      </w:pPr>
      <w:r w:rsidDel="00000000" w:rsidR="00000000" w:rsidRPr="00000000">
        <w:rPr>
          <w:rtl w:val="0"/>
        </w:rPr>
      </w:r>
    </w:p>
    <w:p w:rsidR="00000000" w:rsidDel="00000000" w:rsidP="00000000" w:rsidRDefault="00000000" w:rsidRPr="00000000" w14:paraId="00000065">
      <w:pPr>
        <w:rPr>
          <w:sz w:val="20"/>
          <w:szCs w:val="20"/>
        </w:rPr>
      </w:pPr>
      <w:r w:rsidDel="00000000" w:rsidR="00000000" w:rsidRPr="00000000">
        <w:rPr>
          <w:rtl w:val="0"/>
        </w:rPr>
      </w:r>
    </w:p>
    <w:p w:rsidR="00000000" w:rsidDel="00000000" w:rsidP="00000000" w:rsidRDefault="00000000" w:rsidRPr="00000000" w14:paraId="00000066">
      <w:pPr>
        <w:rPr>
          <w:sz w:val="20"/>
          <w:szCs w:val="20"/>
        </w:rPr>
      </w:pPr>
      <w:r w:rsidDel="00000000" w:rsidR="00000000" w:rsidRPr="00000000">
        <w:rPr>
          <w:sz w:val="20"/>
          <w:szCs w:val="20"/>
          <w:rtl w:val="0"/>
        </w:rPr>
        <w:t xml:space="preserve">Guidelines:</w:t>
      </w:r>
    </w:p>
    <w:p w:rsidR="00000000" w:rsidDel="00000000" w:rsidP="00000000" w:rsidRDefault="00000000" w:rsidRPr="00000000" w14:paraId="00000067">
      <w:pPr>
        <w:numPr>
          <w:ilvl w:val="0"/>
          <w:numId w:val="1"/>
        </w:numPr>
        <w:ind w:left="720" w:hanging="360"/>
        <w:rPr>
          <w:sz w:val="20"/>
          <w:szCs w:val="20"/>
          <w:u w:val="none"/>
        </w:rPr>
      </w:pPr>
      <w:r w:rsidDel="00000000" w:rsidR="00000000" w:rsidRPr="00000000">
        <w:rPr>
          <w:sz w:val="20"/>
          <w:szCs w:val="20"/>
          <w:rtl w:val="0"/>
        </w:rPr>
        <w:t xml:space="preserve">Input can be read from a file or STDIN or coded in a driver method.</w:t>
      </w:r>
    </w:p>
    <w:p w:rsidR="00000000" w:rsidDel="00000000" w:rsidP="00000000" w:rsidRDefault="00000000" w:rsidRPr="00000000" w14:paraId="00000068">
      <w:pPr>
        <w:numPr>
          <w:ilvl w:val="0"/>
          <w:numId w:val="1"/>
        </w:numPr>
        <w:ind w:left="720" w:hanging="360"/>
        <w:rPr>
          <w:sz w:val="20"/>
          <w:szCs w:val="20"/>
          <w:u w:val="none"/>
        </w:rPr>
      </w:pPr>
      <w:r w:rsidDel="00000000" w:rsidR="00000000" w:rsidRPr="00000000">
        <w:rPr>
          <w:sz w:val="20"/>
          <w:szCs w:val="20"/>
          <w:rtl w:val="0"/>
        </w:rPr>
        <w:t xml:space="preserve">Output can be written to a file or STDOUT.</w:t>
      </w:r>
    </w:p>
    <w:p w:rsidR="00000000" w:rsidDel="00000000" w:rsidP="00000000" w:rsidRDefault="00000000" w:rsidRPr="00000000" w14:paraId="00000069">
      <w:pPr>
        <w:numPr>
          <w:ilvl w:val="0"/>
          <w:numId w:val="1"/>
        </w:numPr>
        <w:ind w:left="720" w:hanging="360"/>
        <w:rPr>
          <w:sz w:val="20"/>
          <w:szCs w:val="20"/>
          <w:u w:val="none"/>
        </w:rPr>
      </w:pPr>
      <w:r w:rsidDel="00000000" w:rsidR="00000000" w:rsidRPr="00000000">
        <w:rPr>
          <w:sz w:val="20"/>
          <w:szCs w:val="20"/>
          <w:rtl w:val="0"/>
        </w:rPr>
        <w:t xml:space="preserve">Feel free to store all interim/output data in-memory.</w:t>
      </w:r>
    </w:p>
    <w:p w:rsidR="00000000" w:rsidDel="00000000" w:rsidP="00000000" w:rsidRDefault="00000000" w:rsidRPr="00000000" w14:paraId="0000006A">
      <w:pPr>
        <w:numPr>
          <w:ilvl w:val="0"/>
          <w:numId w:val="1"/>
        </w:numPr>
        <w:ind w:left="720" w:hanging="360"/>
        <w:rPr>
          <w:sz w:val="20"/>
          <w:szCs w:val="20"/>
          <w:u w:val="none"/>
        </w:rPr>
      </w:pPr>
      <w:r w:rsidDel="00000000" w:rsidR="00000000" w:rsidRPr="00000000">
        <w:rPr>
          <w:sz w:val="20"/>
          <w:szCs w:val="20"/>
          <w:rtl w:val="0"/>
        </w:rPr>
        <w:t xml:space="preserve">Restrict internet usage to looking up syntax</w:t>
      </w:r>
    </w:p>
    <w:p w:rsidR="00000000" w:rsidDel="00000000" w:rsidP="00000000" w:rsidRDefault="00000000" w:rsidRPr="00000000" w14:paraId="0000006B">
      <w:pPr>
        <w:numPr>
          <w:ilvl w:val="0"/>
          <w:numId w:val="1"/>
        </w:numPr>
        <w:ind w:left="720" w:hanging="360"/>
        <w:rPr>
          <w:sz w:val="20"/>
          <w:szCs w:val="20"/>
          <w:u w:val="none"/>
        </w:rPr>
      </w:pPr>
      <w:r w:rsidDel="00000000" w:rsidR="00000000" w:rsidRPr="00000000">
        <w:rPr>
          <w:sz w:val="20"/>
          <w:szCs w:val="20"/>
          <w:rtl w:val="0"/>
        </w:rPr>
        <w:t xml:space="preserve">You are free to use the language of your choice.</w:t>
      </w:r>
    </w:p>
    <w:p w:rsidR="00000000" w:rsidDel="00000000" w:rsidP="00000000" w:rsidRDefault="00000000" w:rsidRPr="00000000" w14:paraId="0000006C">
      <w:pPr>
        <w:numPr>
          <w:ilvl w:val="0"/>
          <w:numId w:val="1"/>
        </w:numPr>
        <w:ind w:left="720" w:hanging="360"/>
        <w:rPr>
          <w:sz w:val="20"/>
          <w:szCs w:val="20"/>
          <w:u w:val="none"/>
        </w:rPr>
      </w:pPr>
      <w:r w:rsidDel="00000000" w:rsidR="00000000" w:rsidRPr="00000000">
        <w:rPr>
          <w:sz w:val="20"/>
          <w:szCs w:val="20"/>
          <w:rtl w:val="0"/>
        </w:rPr>
        <w:t xml:space="preserve">Save your code/project by your name and email it. Your program will be executed on another machine. So, explicitly specify dependencies, if any, in your email.</w:t>
      </w:r>
    </w:p>
    <w:p w:rsidR="00000000" w:rsidDel="00000000" w:rsidP="00000000" w:rsidRDefault="00000000" w:rsidRPr="00000000" w14:paraId="0000006D">
      <w:pPr>
        <w:rPr>
          <w:sz w:val="20"/>
          <w:szCs w:val="20"/>
        </w:rPr>
      </w:pPr>
      <w:r w:rsidDel="00000000" w:rsidR="00000000" w:rsidRPr="00000000">
        <w:rPr>
          <w:rtl w:val="0"/>
        </w:rPr>
      </w:r>
    </w:p>
    <w:p w:rsidR="00000000" w:rsidDel="00000000" w:rsidP="00000000" w:rsidRDefault="00000000" w:rsidRPr="00000000" w14:paraId="0000006E">
      <w:pPr>
        <w:rPr>
          <w:sz w:val="20"/>
          <w:szCs w:val="20"/>
        </w:rPr>
      </w:pPr>
      <w:r w:rsidDel="00000000" w:rsidR="00000000" w:rsidRPr="00000000">
        <w:rPr>
          <w:sz w:val="20"/>
          <w:szCs w:val="20"/>
          <w:rtl w:val="0"/>
        </w:rPr>
        <w:t xml:space="preserve">Expectations:</w:t>
      </w:r>
    </w:p>
    <w:p w:rsidR="00000000" w:rsidDel="00000000" w:rsidP="00000000" w:rsidRDefault="00000000" w:rsidRPr="00000000" w14:paraId="0000006F">
      <w:pPr>
        <w:numPr>
          <w:ilvl w:val="0"/>
          <w:numId w:val="2"/>
        </w:numPr>
        <w:ind w:left="720" w:hanging="360"/>
        <w:rPr>
          <w:sz w:val="20"/>
          <w:szCs w:val="20"/>
          <w:u w:val="none"/>
        </w:rPr>
      </w:pPr>
      <w:r w:rsidDel="00000000" w:rsidR="00000000" w:rsidRPr="00000000">
        <w:rPr>
          <w:sz w:val="20"/>
          <w:szCs w:val="20"/>
          <w:rtl w:val="0"/>
        </w:rPr>
        <w:t xml:space="preserve">Code should be demo-able (very important). Code should be functionally correct and complete.</w:t>
      </w:r>
    </w:p>
    <w:p w:rsidR="00000000" w:rsidDel="00000000" w:rsidP="00000000" w:rsidRDefault="00000000" w:rsidRPr="00000000" w14:paraId="00000070">
      <w:pPr>
        <w:numPr>
          <w:ilvl w:val="0"/>
          <w:numId w:val="2"/>
        </w:numPr>
        <w:ind w:left="720" w:hanging="360"/>
        <w:rPr>
          <w:sz w:val="20"/>
          <w:szCs w:val="20"/>
          <w:u w:val="none"/>
        </w:rPr>
      </w:pPr>
      <w:r w:rsidDel="00000000" w:rsidR="00000000" w:rsidRPr="00000000">
        <w:rPr>
          <w:sz w:val="20"/>
          <w:szCs w:val="20"/>
          <w:rtl w:val="0"/>
        </w:rPr>
        <w:t xml:space="preserve">At the end of this interview round, an interviewer will provide multiple inputs to your program for which it is expected to work</w:t>
      </w:r>
    </w:p>
    <w:p w:rsidR="00000000" w:rsidDel="00000000" w:rsidP="00000000" w:rsidRDefault="00000000" w:rsidRPr="00000000" w14:paraId="00000071">
      <w:pPr>
        <w:numPr>
          <w:ilvl w:val="0"/>
          <w:numId w:val="2"/>
        </w:numPr>
        <w:ind w:left="720" w:hanging="360"/>
        <w:rPr>
          <w:sz w:val="20"/>
          <w:szCs w:val="20"/>
          <w:u w:val="none"/>
        </w:rPr>
      </w:pPr>
      <w:r w:rsidDel="00000000" w:rsidR="00000000" w:rsidRPr="00000000">
        <w:rPr>
          <w:sz w:val="20"/>
          <w:szCs w:val="20"/>
          <w:rtl w:val="0"/>
        </w:rPr>
        <w:t xml:space="preserve">Code should handle edge cases properly and fail gracefully. Add suitable exception handling, wherever applicable.</w:t>
      </w:r>
    </w:p>
    <w:p w:rsidR="00000000" w:rsidDel="00000000" w:rsidP="00000000" w:rsidRDefault="00000000" w:rsidRPr="00000000" w14:paraId="00000072">
      <w:pPr>
        <w:numPr>
          <w:ilvl w:val="0"/>
          <w:numId w:val="2"/>
        </w:numPr>
        <w:ind w:left="720" w:hanging="360"/>
        <w:rPr>
          <w:sz w:val="20"/>
          <w:szCs w:val="20"/>
          <w:u w:val="none"/>
        </w:rPr>
      </w:pPr>
      <w:r w:rsidDel="00000000" w:rsidR="00000000" w:rsidRPr="00000000">
        <w:rPr>
          <w:sz w:val="20"/>
          <w:szCs w:val="20"/>
          <w:rtl w:val="0"/>
        </w:rPr>
        <w:t xml:space="preserve">Code should have good object-oriented design.</w:t>
      </w:r>
    </w:p>
    <w:p w:rsidR="00000000" w:rsidDel="00000000" w:rsidP="00000000" w:rsidRDefault="00000000" w:rsidRPr="00000000" w14:paraId="00000073">
      <w:pPr>
        <w:numPr>
          <w:ilvl w:val="0"/>
          <w:numId w:val="2"/>
        </w:numPr>
        <w:ind w:left="720" w:hanging="360"/>
        <w:rPr>
          <w:sz w:val="20"/>
          <w:szCs w:val="20"/>
          <w:u w:val="none"/>
        </w:rPr>
      </w:pPr>
      <w:r w:rsidDel="00000000" w:rsidR="00000000" w:rsidRPr="00000000">
        <w:rPr>
          <w:sz w:val="20"/>
          <w:szCs w:val="20"/>
          <w:rtl w:val="0"/>
        </w:rPr>
        <w:t xml:space="preserve">Code should be readable, modular, testable and extensible. Use intuitive names for your variables, methods and classes.</w:t>
      </w:r>
    </w:p>
    <w:p w:rsidR="00000000" w:rsidDel="00000000" w:rsidP="00000000" w:rsidRDefault="00000000" w:rsidRPr="00000000" w14:paraId="00000074">
      <w:pPr>
        <w:numPr>
          <w:ilvl w:val="0"/>
          <w:numId w:val="2"/>
        </w:numPr>
        <w:ind w:left="720" w:hanging="360"/>
        <w:rPr>
          <w:sz w:val="20"/>
          <w:szCs w:val="20"/>
          <w:u w:val="none"/>
        </w:rPr>
      </w:pPr>
      <w:r w:rsidDel="00000000" w:rsidR="00000000" w:rsidRPr="00000000">
        <w:rPr>
          <w:sz w:val="20"/>
          <w:szCs w:val="20"/>
          <w:rtl w:val="0"/>
        </w:rPr>
        <w:t xml:space="preserve">It should be easy to add/remove functionality without rewriting a lot of code.</w:t>
      </w:r>
    </w:p>
    <w:p w:rsidR="00000000" w:rsidDel="00000000" w:rsidP="00000000" w:rsidRDefault="00000000" w:rsidRPr="00000000" w14:paraId="00000075">
      <w:pPr>
        <w:numPr>
          <w:ilvl w:val="0"/>
          <w:numId w:val="2"/>
        </w:numPr>
        <w:ind w:left="720" w:hanging="360"/>
        <w:rPr>
          <w:sz w:val="20"/>
          <w:szCs w:val="20"/>
          <w:u w:val="none"/>
        </w:rPr>
      </w:pPr>
      <w:r w:rsidDel="00000000" w:rsidR="00000000" w:rsidRPr="00000000">
        <w:rPr>
          <w:sz w:val="20"/>
          <w:szCs w:val="20"/>
          <w:rtl w:val="0"/>
        </w:rPr>
        <w:t xml:space="preserve">Do not write monolithic code.</w:t>
      </w:r>
    </w:p>
    <w:p w:rsidR="00000000" w:rsidDel="00000000" w:rsidP="00000000" w:rsidRDefault="00000000" w:rsidRPr="00000000" w14:paraId="00000076">
      <w:pPr>
        <w:numPr>
          <w:ilvl w:val="0"/>
          <w:numId w:val="2"/>
        </w:numPr>
        <w:ind w:left="720" w:hanging="360"/>
        <w:rPr>
          <w:sz w:val="20"/>
          <w:szCs w:val="20"/>
          <w:u w:val="none"/>
        </w:rPr>
      </w:pPr>
      <w:r w:rsidDel="00000000" w:rsidR="00000000" w:rsidRPr="00000000">
        <w:rPr>
          <w:sz w:val="20"/>
          <w:szCs w:val="20"/>
          <w:rtl w:val="0"/>
        </w:rPr>
        <w:t xml:space="preserve">Don’t use any databases.</w:t>
      </w:r>
    </w:p>
    <w:p w:rsidR="00000000" w:rsidDel="00000000" w:rsidP="00000000" w:rsidRDefault="00000000" w:rsidRPr="00000000" w14:paraId="00000077">
      <w:pPr>
        <w:numPr>
          <w:ilvl w:val="0"/>
          <w:numId w:val="2"/>
        </w:numPr>
        <w:ind w:left="720" w:hanging="360"/>
        <w:rPr>
          <w:sz w:val="20"/>
          <w:szCs w:val="20"/>
          <w:u w:val="none"/>
        </w:rPr>
      </w:pPr>
      <w:r w:rsidDel="00000000" w:rsidR="00000000" w:rsidRPr="00000000">
        <w:rPr>
          <w:sz w:val="20"/>
          <w:szCs w:val="20"/>
          <w:rtl w:val="0"/>
        </w:rPr>
        <w:t xml:space="preserve">Code should handle concurrent modification of the data.</w:t>
      </w:r>
      <w:r w:rsidDel="00000000" w:rsidR="00000000" w:rsidRPr="00000000">
        <w:rPr>
          <w:rtl w:val="0"/>
        </w:rPr>
      </w:r>
    </w:p>
    <w:sectPr>
      <w:headerReference r:id="rId6" w:type="default"/>
      <w:pgSz w:h="16834" w:w="11909" w:orient="portrait"/>
      <w:pgMar w:bottom="1440" w:top="1440" w:left="1440" w:right="1440" w:header="720" w:footer="720"/>
      <w:pgNumType w:start="1"/>
      <w:sectPrChange w:author="Ramesh Rs" w:id="0" w:date="2024-09-04T06:25:10Z">
        <w:sectPr w:rsidR="000000" w:rsidDel="000000" w:rsidRPr="000000" w:rsidSect="000000">
          <w:pgMar w:bottom="1440" w:top="1440" w:left="1440" w:right="1440" w:header="720" w:footer="720"/>
          <w:pgNumType w:start="1"/>
          <w:pgSz w:h="16834" w:w="11909" w:orient="portrait"/>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ins w:author="Ramesh Rs" w:id="2" w:date="2024-09-04T06:25:10Z"/>
        <w:rPrChange w:author="Ramesh Rs" w:id="0" w:date="2024-09-04T06:25:10Z">
          <w:rPr/>
        </w:rPrChange>
      </w:rPr>
    </w:pPr>
    <w:ins w:author="Ramesh Rs" w:id="2" w:date="2024-09-04T06:25:10Z">
      <w:r w:rsidDel="00000000" w:rsidR="00000000" w:rsidRPr="00000000">
        <w:rPr>
          <w:rtl w:val="0"/>
        </w:rPr>
      </w:r>
    </w:ins>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