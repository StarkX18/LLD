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ATC (Air Traffic Controller)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was asked sometime back not recently.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an airport ATC (Air Traffic Controller) System.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 to come up with usecases, scenarios.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most imp realtime issues yourself and your thoughts o how you design the system to deal with it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Algos that you would use, your reason to opt for it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 Usecases: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Flights have to communicate with ATC for takeoff landing, where to place the flight, there should be no collisions, need to handle these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ATC also needs to check for other things, there could be crashes collisions, so in that case need to communicate these to the flights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Scheduler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What path should it take for takeoff or landing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Think edge cases, systems you need, what can you expect, n what precautions to take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Comeup with different scenarios and your take on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0"/>
          <w:szCs w:val="20"/>
          <w:rtl w:val="0"/>
        </w:rPr>
        <w:t xml:space="preserve">7. Communication protocols, since its an ATC, types of communication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sectPrChange w:author="Prithika Priya" w:id="0" w:date="2025-11-02T16:56:47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ins w:author="Prithika Priya" w:id="1" w:date="2025-11-02T16:56:47Z"/>
        <w:rPrChange w:author="Prithika Priya" w:id="0" w:date="2025-11-02T16:56:47Z">
          <w:rPr/>
        </w:rPrChange>
      </w:rPr>
    </w:pPr>
    <w:ins w:author="Prithika Priya" w:id="1" w:date="2025-11-02T16:56:47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