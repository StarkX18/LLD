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140" w:before="0" w:lineRule="auto"/>
        <w:rPr>
          <w:ins w:author="MANI TEJA" w:id="1" w:date="2025-01-23T01:25:04Z"/>
          <w:del w:author="kumar kartikey agarwal" w:id="2" w:date="2025-06-29T15:10:55Z"/>
          <w:rFonts w:ascii="Calibri" w:cs="Calibri" w:eastAsia="Calibri" w:hAnsi="Calibri"/>
          <w:u w:val="single"/>
          <w:rPrChange w:author="MANI TEJA" w:id="3" w:date="2025-01-23T01:25:04Z">
            <w:rPr/>
          </w:rPrChange>
        </w:rPr>
      </w:pPr>
      <w:ins w:author="MANI TEJA" w:id="1" w:date="2025-01-23T01:25:04Z">
        <w:del w:author="kumar kartikey agarwal" w:id="2" w:date="2025-06-29T15:10:55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140" w:before="0" w:lineRule="auto"/>
        <w:rPr>
          <w:ins w:author="Anonymous" w:id="6" w:date="2024-03-20T06:22:41Z"/>
          <w:del w:author="Anonymous" w:id="4" w:date="2024-05-20T19:31:00Z"/>
          <w:rFonts w:ascii="Calibri" w:cs="Calibri" w:eastAsia="Calibri" w:hAnsi="Calibri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u w:val="single"/>
            <w:rtl w:val="0"/>
            <w:rPrChange w:author="Anonymous" w:id="5" w:date="2023-06-21T18:09:30Z">
              <w:rPr>
                <w:rFonts w:ascii="Calibri" w:cs="Calibri" w:eastAsia="Calibri" w:hAnsi="Calibri"/>
              </w:rPr>
            </w:rPrChange>
          </w:rPr>
          <w:delText xml:space="preserve">Requirements</w:delText>
        </w:r>
      </w:del>
      <w:ins w:author="Anonymous" w:id="6" w:date="2024-03-20T06:22:41Z">
        <w:del w:author="Anonymous" w:id="4" w:date="2024-05-20T19:31:00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140" w:before="0" w:lineRule="auto"/>
        <w:rPr>
          <w:del w:author="Anonymous" w:id="4" w:date="2024-05-20T19:31:00Z"/>
          <w:rFonts w:ascii="Calibri" w:cs="Calibri" w:eastAsia="Calibri" w:hAnsi="Calibri"/>
          <w:u w:val="single"/>
          <w:rPrChange w:author="Anonymous" w:id="5" w:date="2023-06-21T18:09:30Z">
            <w:rPr>
              <w:rFonts w:ascii="Calibri" w:cs="Calibri" w:eastAsia="Calibri" w:hAnsi="Calibri"/>
            </w:rPr>
          </w:rPrChange>
        </w:rPr>
      </w:pPr>
      <w:del w:author="Anonymous" w:id="4" w:date="2024-05-20T19:31:0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It will be serving some beverages.</w:delText>
        </w:r>
      </w:del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Each beverage will be made using some ingredients.</w:delText>
        </w:r>
      </w:del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Assume time to prepare a beverage is the same for all cases.</w:delText>
        </w:r>
      </w:del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The quantity of ingredients used for each beverage can vary. Also, the same ingredient (ex:</w:delText>
          <w:br w:type="textWrapping"/>
          <w:delText xml:space="preserve">water) can be used for multiple beverages.</w:delText>
        </w:r>
      </w:del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There would be N ( N is an integer ) outlet from which beverages can be served.</w:delText>
        </w:r>
      </w:del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Maximum N beverages can be served in parallel.</w:delText>
        </w:r>
      </w:del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del w:author="Anonymous" w:id="4" w:date="2024-05-20T19:31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Any beverage can be served only if all t</w:delText>
        </w:r>
      </w:del>
      <w:ins w:author="Hemanth" w:id="7" w:date="2024-04-06T18:39:03Z">
        <w:del w:author="Anonymous" w:id="4" w:date="2024-05-20T19:31:00Z">
          <w:r w:rsidDel="00000000" w:rsidR="00000000" w:rsidRPr="00000000">
            <w:rPr>
              <w:rFonts w:ascii="Calibri" w:cs="Calibri" w:eastAsia="Calibri" w:hAnsi="Calibri"/>
              <w:rtl w:val="0"/>
            </w:rPr>
            <w:tab/>
          </w:r>
        </w:del>
      </w:ins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he ingredients are available in terms of quantity.</w:delText>
        </w:r>
      </w:del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9" w:date="2023-06-21T18:57:06Z"/>
          <w:del w:author="Ashish Pal" w:id="8" w:date="2023-06-21T18:06:00Z"/>
          <w:rFonts w:ascii="Calibri" w:cs="Calibri" w:eastAsia="Calibri" w:hAnsi="Calibri"/>
          <w:color w:val="000000"/>
          <w:sz w:val="22"/>
          <w:szCs w:val="22"/>
        </w:rPr>
      </w:pPr>
      <w:del w:author="Anonymous" w:id="4" w:date="2024-05-20T19:31:00Z"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There would be an indicator that would show which all ingredients are running low. We need</w:delText>
          <w:br w:type="textWrapping"/>
          <w:delText xml:space="preserve">some methods to refil</w:delText>
        </w:r>
      </w:del>
      <w:r w:rsidDel="00000000" w:rsidR="00000000" w:rsidRPr="00000000">
        <w:rPr>
          <w:rFonts w:ascii="Calibri" w:cs="Calibri" w:eastAsia="Calibri" w:hAnsi="Calibri"/>
          <w:rtl w:val="0"/>
        </w:rPr>
        <w:t xml:space="preserve">l</w:t>
      </w:r>
      <w:del w:author="Ashish Pal" w:id="8" w:date="2023-06-21T18:06:00Z">
        <w:commentRangeStart w:id="0"/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 </w:delText>
        </w:r>
        <w:r w:rsidDel="00000000" w:rsidR="00000000" w:rsidRPr="00000000">
          <w:rPr>
            <w:rFonts w:ascii="Calibri" w:cs="Calibri" w:eastAsia="Calibri" w:hAnsi="Calibri"/>
            <w:rtl w:val="0"/>
          </w:rPr>
          <w:delText xml:space="preserve">them.</w:delText>
        </w:r>
      </w:del>
      <w:ins w:author="Anonymous" w:id="9" w:date="2023-06-21T18:57:06Z">
        <w:del w:author="Ashish Pal" w:id="8" w:date="2023-06-21T18:06:00Z">
          <w:commentRangeEnd w:id="0"/>
          <w:r w:rsidDel="00000000" w:rsidR="00000000" w:rsidRPr="00000000">
            <w:commentReference w:id="0"/>
          </w:r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20" w:lineRule="auto"/>
        <w:ind w:left="720" w:hanging="360"/>
        <w:rPr>
          <w:del w:author="Ashish Pal" w:id="8" w:date="2023-06-21T18:06:00Z"/>
          <w:rFonts w:ascii="Calibri" w:cs="Calibri" w:eastAsia="Calibri" w:hAnsi="Calibri"/>
          <w:color w:val="000000"/>
          <w:sz w:val="22"/>
          <w:szCs w:val="22"/>
          <w:rPrChange w:author="Ashish Pal" w:id="12" w:date="2023-06-21T18:06:00Z">
            <w:rPr>
              <w:rFonts w:ascii="Calibri" w:cs="Calibri" w:eastAsia="Calibri" w:hAnsi="Calibri"/>
              <w:color w:val="000000"/>
              <w:sz w:val="22"/>
              <w:szCs w:val="22"/>
            </w:rPr>
          </w:rPrChange>
        </w:rPr>
        <w:pPrChange w:author="Ashish Pal" w:id="0" w:date="2023-06-21T18:06:00Z">
          <w:pPr>
            <w:numPr>
              <w:ilvl w:val="0"/>
              <w:numId w:val="1"/>
            </w:numPr>
            <w:shd w:fill="ffffff" w:val="clear"/>
            <w:spacing w:after="220" w:lineRule="auto"/>
            <w:ind w:left="720" w:hanging="360"/>
          </w:pPr>
        </w:pPrChange>
      </w:pPr>
      <w:ins w:author="Anonymous" w:id="10" w:date="2023-06-21T18:05:55Z">
        <w:del w:author="Ashish Pal" w:id="8" w:date="2023-06-21T18:06:00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 </w:delTex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jj</w:delText>
          </w:r>
        </w:del>
      </w:ins>
      <w:ins w:author="Anonymous" w:id="11" w:date="2023-06-24T18:10:14Z">
        <w:del w:author="Ashish Pal" w:id="8" w:date="2023-06-21T18:06:00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///</w:delText>
          </w:r>
        </w:del>
      </w:ins>
      <w:ins w:author="Anonymous" w:id="10" w:date="2023-06-21T18:05:55Z">
        <w:del w:author="Ashish Pal" w:id="8" w:date="2023-06-21T18:06:00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k</w:delText>
          </w:r>
        </w:del>
      </w:ins>
      <w:del w:author="Ashish Pal" w:id="8" w:date="2023-06-21T18:06:0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20" w:lineRule="auto"/>
        <w:ind w:left="720" w:hanging="360"/>
        <w:rPr>
          <w:ins w:author="Anonymous" w:id="11" w:date="2023-06-24T18:10:14Z"/>
          <w:del w:author="Vignesh official" w:id="17" w:date="2023-12-12T11:16:19Z"/>
          <w:rFonts w:ascii="Calibri" w:cs="Calibri" w:eastAsia="Calibri" w:hAnsi="Calibri"/>
          <w:color w:val="000000"/>
          <w:sz w:val="22"/>
          <w:szCs w:val="22"/>
          <w:rPrChange w:author="Lokesh Vandavasi" w:id="18" w:date="2023-08-05T04:04:34Z">
            <w:rPr>
              <w:rFonts w:ascii="Calibri" w:cs="Calibri" w:eastAsia="Calibri" w:hAnsi="Calibri"/>
            </w:rPr>
          </w:rPrChange>
        </w:rPr>
        <w:pPrChange w:author="Lokesh Vandavasi" w:id="0" w:date="2023-08-05T04:04:34Z">
          <w:pPr>
            <w:shd w:fill="ffffff" w:val="clear"/>
            <w:spacing w:after="220" w:lineRule="auto"/>
            <w:ind w:left="0" w:firstLine="0"/>
          </w:pPr>
        </w:pPrChange>
      </w:pPr>
      <w:ins w:author="Anonymous" w:id="13" w:date="2023-06-21T18:06:44Z">
        <w:del w:author="Ashish Pal" w:id="8" w:date="2023-06-21T18:06:00Z">
          <w:r w:rsidDel="00000000" w:rsidR="00000000" w:rsidRPr="00000000">
            <w:rPr>
              <w:rtl w:val="0"/>
              <w:rPrChange w:author="Anonymous" w:id="14" w:date="2023-06-21T18:08:01Z">
                <w:rPr>
                  <w:rFonts w:ascii="Calibri" w:cs="Calibri" w:eastAsia="Calibri" w:hAnsi="Calibri"/>
                </w:rPr>
              </w:rPrChange>
            </w:rPr>
            <w:delText xml:space="preserve">h</w:delText>
          </w:r>
          <w:r w:rsidDel="00000000" w:rsidR="00000000" w:rsidRPr="00000000">
            <w:rPr>
              <w:rtl w:val="0"/>
              <w:rPrChange w:author="Anonymous" w:id="15" w:date="2023-06-21T18:06:44Z">
                <w:rPr>
                  <w:rFonts w:ascii="Calibri" w:cs="Calibri" w:eastAsia="Calibri" w:hAnsi="Calibri"/>
                </w:rPr>
              </w:rPrChange>
            </w:rPr>
            <w:delText xml:space="preserve">e</w:delText>
          </w:r>
          <w:r w:rsidDel="00000000" w:rsidR="00000000" w:rsidRPr="00000000">
            <w:rPr>
              <w:rtl w:val="0"/>
              <w:rPrChange w:author="Anonymous" w:id="15" w:date="2023-06-21T18:06:44Z">
                <w:rPr>
                  <w:rFonts w:ascii="Calibri" w:cs="Calibri" w:eastAsia="Calibri" w:hAnsi="Calibri"/>
                </w:rPr>
              </w:rPrChange>
            </w:rPr>
            <w:delText xml:space="preserve">llo</w:delText>
          </w:r>
          <w:r w:rsidDel="00000000" w:rsidR="00000000" w:rsidRPr="00000000">
            <w:rPr>
              <w:rtl w:val="0"/>
              <w:rPrChange w:author="Anonymous" w:id="15" w:date="2023-06-21T18:06:44Z">
                <w:rPr>
                  <w:rFonts w:ascii="Calibri" w:cs="Calibri" w:eastAsia="Calibri" w:hAnsi="Calibri"/>
                </w:rPr>
              </w:rPrChange>
            </w:rPr>
            <w:delText xml:space="preserve"> </w:delText>
          </w:r>
        </w:del>
      </w:ins>
      <w:del w:author="Ashish Pal" w:id="8" w:date="2023-06-21T18:06:00Z"/>
      <w:ins w:author="Anonymous" w:id="16" w:date="2023-06-21T18:10:04Z">
        <w:del w:author="Ashish Pal" w:id="8" w:date="2023-06-21T18:06:00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editable</w:delText>
          </w:r>
        </w:del>
      </w:ins>
      <w:ins w:author="Anonymous" w:id="11" w:date="2023-06-24T18:10:14Z">
        <w:del w:author="Vignesh official" w:id="17" w:date="2023-12-12T11:16:1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20" w:lineRule="auto"/>
        <w:ind w:left="720" w:hanging="360"/>
        <w:rPr>
          <w:ins w:author="Anonymous" w:id="11" w:date="2023-06-24T18:10:14Z"/>
          <w:del w:author="Vignesh official" w:id="17" w:date="2023-12-12T11:16:19Z"/>
          <w:rFonts w:ascii="Calibri" w:cs="Calibri" w:eastAsia="Calibri" w:hAnsi="Calibri"/>
          <w:color w:val="000000"/>
          <w:sz w:val="22"/>
          <w:szCs w:val="22"/>
          <w:rPrChange w:author="R d" w:id="19" w:date="2023-08-11T10:45:46Z">
            <w:rPr>
              <w:rFonts w:ascii="Calibri" w:cs="Calibri" w:eastAsia="Calibri" w:hAnsi="Calibri"/>
            </w:rPr>
          </w:rPrChange>
        </w:rPr>
        <w:pPrChange w:author="R d" w:id="0" w:date="2023-08-11T10:45:46Z">
          <w:pPr>
            <w:shd w:fill="ffffff" w:val="clear"/>
            <w:spacing w:after="220" w:lineRule="auto"/>
            <w:ind w:left="0" w:firstLine="0"/>
          </w:pPr>
        </w:pPrChange>
      </w:pPr>
      <w:ins w:author="Anonymous" w:id="11" w:date="2023-06-24T18:10:14Z">
        <w:del w:author="Vignesh official" w:id="17" w:date="2023-12-12T11:16:19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Edi</w:delTex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table</w:delText>
          </w:r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F">
      <w:pPr>
        <w:shd w:fill="ffffff" w:val="clear"/>
        <w:spacing w:after="0" w:afterAutospacing="0" w:lineRule="auto"/>
        <w:ind w:left="0" w:firstLine="0"/>
        <w:rPr>
          <w:ins w:author="" w:id="20"/>
          <w:del w:author="Vignesh official" w:id="17" w:date="2023-12-12T11:16:19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" w:id="21">
            <w:rPr>
              <w:rFonts w:ascii="Calibri" w:cs="Calibri" w:eastAsia="Calibri" w:hAnsi="Calibri"/>
              <w:color w:val="000000"/>
              <w:sz w:val="22"/>
              <w:szCs w:val="22"/>
            </w:rPr>
          </w:rPrChange>
        </w:rPr>
        <w:pPrChange w:author="" w:id="0">
          <w:pPr>
            <w:numPr>
              <w:ilvl w:val="0"/>
              <w:numId w:val="1"/>
            </w:numPr>
            <w:shd w:fill="ffffff" w:val="clear"/>
            <w:spacing w:after="220" w:lineRule="auto"/>
            <w:ind w:left="720" w:hanging="360"/>
          </w:pPr>
        </w:pPrChange>
      </w:pPr>
      <w:ins w:author="" w:id="20">
        <w:del w:author="Vignesh official" w:id="17" w:date="2023-12-12T11:16:1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10">
      <w:pPr>
        <w:shd w:fill="ffffff" w:val="clear"/>
        <w:spacing w:after="0" w:afterAutospacing="0" w:lineRule="auto"/>
        <w:ind w:left="720" w:firstLine="0"/>
        <w:rPr>
          <w:ins w:author="Anonymous" w:id="11" w:date="2023-06-24T18:10:14Z"/>
          <w:del w:author="Vignesh official" w:id="17" w:date="2023-12-12T11:16:19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Lokesh Vandavasi" w:id="22" w:date="2023-08-05T04:04:25Z">
            <w:rPr>
              <w:rFonts w:ascii="Calibri" w:cs="Calibri" w:eastAsia="Calibri" w:hAnsi="Calibri"/>
              <w:color w:val="000000"/>
              <w:sz w:val="22"/>
              <w:szCs w:val="22"/>
            </w:rPr>
          </w:rPrChange>
        </w:rPr>
        <w:pPrChange w:author="Lokesh Vandavasi" w:id="0" w:date="2023-08-05T04:04:25Z">
          <w:pPr>
            <w:numPr>
              <w:ilvl w:val="0"/>
              <w:numId w:val="1"/>
            </w:numPr>
            <w:shd w:fill="ffffff" w:val="clear"/>
            <w:spacing w:after="220" w:lineRule="auto"/>
            <w:ind w:left="720" w:hanging="360"/>
          </w:pPr>
        </w:pPrChange>
      </w:pPr>
      <w:ins w:author="Anonymous" w:id="11" w:date="2023-06-24T18:10:14Z">
        <w:del w:author="Vignesh official" w:id="17" w:date="2023-12-12T11:16:1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23" w:date="2024-03-20T05:53:44Z"/>
          <w:rFonts w:ascii="Calibri" w:cs="Calibri" w:eastAsia="Calibri" w:hAnsi="Calibri"/>
          <w:color w:val="000000"/>
          <w:sz w:val="22"/>
          <w:szCs w:val="22"/>
        </w:rPr>
      </w:pPr>
      <w:ins w:author="Anonymous" w:id="23" w:date="2024-03-20T05:53:44Z">
        <w:r w:rsidDel="00000000" w:rsidR="00000000" w:rsidRPr="00000000">
          <w:rPr>
            <w:rFonts w:ascii="Calibri" w:cs="Calibri" w:eastAsia="Calibri" w:hAnsi="Calibri"/>
            <w:rtl w:val="0"/>
          </w:rPr>
          <w:t xml:space="preserve">Class Student{</w:t>
          <w:br w:type="textWrapping"/>
          <w:t xml:space="preserve">Int id;</w:t>
        </w:r>
      </w:ins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25" w:date="2024-03-20T06:28:14Z"/>
          <w:rFonts w:ascii="Calibri" w:cs="Calibri" w:eastAsia="Calibri" w:hAnsi="Calibri"/>
          <w:color w:val="000000"/>
          <w:sz w:val="22"/>
          <w:szCs w:val="22"/>
        </w:rPr>
      </w:pPr>
      <w:ins w:author="Anonymous" w:id="24" w:date="2024-03-20T06:27:41Z">
        <w:r w:rsidDel="00000000" w:rsidR="00000000" w:rsidRPr="00000000">
          <w:rPr>
            <w:rFonts w:ascii="Calibri" w:cs="Calibri" w:eastAsia="Calibri" w:hAnsi="Calibri"/>
            <w:rtl w:val="0"/>
          </w:rPr>
          <w:t xml:space="preserve">Class CoffeeMachine{</w:t>
        </w:r>
      </w:ins>
      <w:ins w:author="Anonymous" w:id="25" w:date="2024-03-20T06:28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30" w:date="2024-03-20T06:30:17Z"/>
          <w:rFonts w:ascii="Calibri" w:cs="Calibri" w:eastAsia="Calibri" w:hAnsi="Calibri"/>
          <w:color w:val="000000"/>
          <w:sz w:val="22"/>
          <w:szCs w:val="22"/>
        </w:rPr>
      </w:pPr>
      <w:ins w:author="Anonymous" w:id="25" w:date="2024-03-20T06:28:14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Int id;</w:t>
        </w:r>
      </w:ins>
      <w:ins w:author="Anonymous" w:id="24" w:date="2024-03-20T06:27:41Z">
        <w:del w:author="Anonymous" w:id="25" w:date="2024-03-20T06:28:14Z">
          <w:r w:rsidDel="00000000" w:rsidR="00000000" w:rsidRPr="00000000">
            <w:rPr>
              <w:rFonts w:ascii="Calibri" w:cs="Calibri" w:eastAsia="Calibri" w:hAnsi="Calibri"/>
              <w:rtl w:val="0"/>
            </w:rPr>
            <w:br w:type="textWrapping"/>
          </w:r>
        </w:del>
        <w:r w:rsidDel="00000000" w:rsidR="00000000" w:rsidRPr="00000000">
          <w:rPr>
            <w:rFonts w:ascii="Calibri" w:cs="Calibri" w:eastAsia="Calibri" w:hAnsi="Calibri"/>
            <w:rtl w:val="0"/>
          </w:rPr>
          <w:t xml:space="preserve">List&lt;</w:t>
        </w:r>
      </w:ins>
      <w:ins w:author="Anonymous" w:id="26" w:date="2024-03-20T06:28:29Z">
        <w:r w:rsidDel="00000000" w:rsidR="00000000" w:rsidRPr="00000000">
          <w:rPr>
            <w:rFonts w:ascii="Calibri" w:cs="Calibri" w:eastAsia="Calibri" w:hAnsi="Calibri"/>
            <w:rtl w:val="0"/>
          </w:rPr>
          <w:t xml:space="preserve">B</w:t>
        </w:r>
      </w:ins>
      <w:ins w:author="Anonymous" w:id="27" w:date="2024-03-20T06:28:01Z">
        <w:del w:author="Anonymous" w:id="26" w:date="2024-03-20T06:28:29Z">
          <w:r w:rsidDel="00000000" w:rsidR="00000000" w:rsidRPr="00000000">
            <w:rPr>
              <w:rFonts w:ascii="Calibri" w:cs="Calibri" w:eastAsia="Calibri" w:hAnsi="Calibri"/>
              <w:rtl w:val="0"/>
              <w:rPrChange w:author="Anonymous" w:id="28" w:date="2024-03-20T06:28:01Z">
                <w:rPr>
                  <w:rFonts w:ascii="Calibri" w:cs="Calibri" w:eastAsia="Calibri" w:hAnsi="Calibri"/>
                </w:rPr>
              </w:rPrChange>
            </w:rPr>
            <w:delText xml:space="preserve">b</w:delText>
          </w:r>
        </w:del>
        <w:r w:rsidDel="00000000" w:rsidR="00000000" w:rsidRPr="00000000">
          <w:rPr>
            <w:rFonts w:ascii="Calibri" w:cs="Calibri" w:eastAsia="Calibri" w:hAnsi="Calibri"/>
            <w:rtl w:val="0"/>
            <w:rPrChange w:author="Anonymous" w:id="28" w:date="2024-03-20T06:28:01Z">
              <w:rPr>
                <w:rFonts w:ascii="Calibri" w:cs="Calibri" w:eastAsia="Calibri" w:hAnsi="Calibri"/>
              </w:rPr>
            </w:rPrChange>
          </w:rPr>
          <w:t xml:space="preserve">everage&gt; </w:t>
        </w:r>
      </w:ins>
      <w:ins w:author="Anonymous" w:id="29" w:date="2024-03-20T06:28:05Z">
        <w:r w:rsidDel="00000000" w:rsidR="00000000" w:rsidRPr="00000000">
          <w:rPr>
            <w:rFonts w:ascii="Calibri" w:cs="Calibri" w:eastAsia="Calibri" w:hAnsi="Calibri"/>
            <w:rtl w:val="0"/>
          </w:rPr>
          <w:t xml:space="preserve">beverage;</w:t>
        </w:r>
      </w:ins>
      <w:ins w:author="Anonymous" w:id="30" w:date="2024-03-20T06:30:1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37" w:date="2024-03-20T06:28:18Z"/>
          <w:rFonts w:ascii="Calibri" w:cs="Calibri" w:eastAsia="Calibri" w:hAnsi="Calibri"/>
          <w:color w:val="000000"/>
          <w:sz w:val="22"/>
          <w:szCs w:val="22"/>
          <w:rPrChange w:author="Anonymous" w:id="38" w:date="2024-03-20T06:30:14Z">
            <w:rPr>
              <w:rFonts w:ascii="Calibri" w:cs="Calibri" w:eastAsia="Calibri" w:hAnsi="Calibri"/>
              <w:color w:val="000000"/>
              <w:sz w:val="22"/>
              <w:szCs w:val="22"/>
            </w:rPr>
          </w:rPrChange>
        </w:rPr>
        <w:pPrChange w:author="Anonymous" w:id="0" w:date="2024-03-20T06:30:14Z">
          <w:pPr>
            <w:numPr>
              <w:ilvl w:val="0"/>
              <w:numId w:val="1"/>
            </w:numPr>
            <w:shd w:fill="ffffff" w:val="clear"/>
            <w:spacing w:after="220" w:lineRule="auto"/>
            <w:ind w:left="720" w:hanging="360"/>
          </w:pPr>
        </w:pPrChange>
      </w:pPr>
      <w:ins w:author="Anonymous" w:id="31" w:date="2024-03-20T06:30:26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</w:t>
        </w:r>
      </w:ins>
      <w:ins w:author="Anonymous" w:id="29" w:date="2024-03-20T06:28:05Z"/>
      <w:ins w:author="Anonymous" w:id="32" w:date="2024-03-20T06:30:19Z">
        <w:del w:author="Anonymous" w:id="31" w:date="2024-03-20T06:30:26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i</w:delText>
          </w:r>
        </w:del>
        <w:r w:rsidDel="00000000" w:rsidR="00000000" w:rsidRPr="00000000">
          <w:rPr>
            <w:rFonts w:ascii="Calibri" w:cs="Calibri" w:eastAsia="Calibri" w:hAnsi="Calibri"/>
            <w:rtl w:val="0"/>
          </w:rPr>
          <w:t xml:space="preserve">n</w:t>
        </w:r>
      </w:ins>
      <w:ins w:author="Anonymous" w:id="33" w:date="2024-03-20T06:30:25Z">
        <w:r w:rsidDel="00000000" w:rsidR="00000000" w:rsidRPr="00000000">
          <w:rPr>
            <w:rFonts w:ascii="Calibri" w:cs="Calibri" w:eastAsia="Calibri" w:hAnsi="Calibri"/>
            <w:rtl w:val="0"/>
          </w:rPr>
          <w:t xml:space="preserve">t </w:t>
        </w:r>
      </w:ins>
      <w:ins w:author="Anonymous" w:id="32" w:date="2024-03-20T06:30:19Z"/>
      <w:ins w:author="Anonymous" w:id="34" w:date="2024-03-20T06:30:46Z">
        <w:r w:rsidDel="00000000" w:rsidR="00000000" w:rsidRPr="00000000">
          <w:rPr>
            <w:rFonts w:ascii="Calibri" w:cs="Calibri" w:eastAsia="Calibri" w:hAnsi="Calibri"/>
            <w:rtl w:val="0"/>
          </w:rPr>
          <w:t xml:space="preserve">noOfOutlet;</w:t>
        </w:r>
      </w:ins>
      <w:ins w:author="Anonymous" w:id="32" w:date="2024-03-20T06:30:19Z">
        <w:del w:author="Anonymous" w:id="33" w:date="2024-03-20T06:30:25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t </w:delText>
          </w:r>
        </w:del>
      </w:ins>
      <w:ins w:author="Anonymous" w:id="29" w:date="2024-03-20T06:28:05Z"/>
      <w:ins w:author="Anonymous" w:id="35" w:date="2024-03-20T06:28:26Z">
        <w:del w:author="Anonymous" w:id="36" w:date="2024-03-20T06:30:16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B</w:delText>
          </w:r>
        </w:del>
      </w:ins>
      <w:ins w:author="Anonymous" w:id="29" w:date="2024-03-20T06:28:05Z"/>
      <w:ins w:author="Anonymous" w:id="37" w:date="2024-03-20T06:28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37" w:date="2024-03-20T06:28:18Z"/>
          <w:rFonts w:ascii="Calibri" w:cs="Calibri" w:eastAsia="Calibri" w:hAnsi="Calibri"/>
          <w:u w:val="none"/>
        </w:rPr>
      </w:pPr>
      <w:ins w:author="Anonymous" w:id="37" w:date="2024-03-20T06:28:18Z">
        <w:r w:rsidDel="00000000" w:rsidR="00000000" w:rsidRPr="00000000">
          <w:rPr>
            <w:rFonts w:ascii="Calibri" w:cs="Calibri" w:eastAsia="Calibri" w:hAnsi="Calibri"/>
            <w:rtl w:val="0"/>
          </w:rPr>
          <w:t xml:space="preserve">}</w:t>
        </w:r>
      </w:ins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2" w:date="2024-03-20T06:29:06Z"/>
          <w:rFonts w:ascii="Calibri" w:cs="Calibri" w:eastAsia="Calibri" w:hAnsi="Calibri"/>
          <w:u w:val="none"/>
        </w:rPr>
      </w:pPr>
      <w:ins w:author="Anonymous" w:id="39" w:date="2024-03-20T06:28:21Z">
        <w:r w:rsidDel="00000000" w:rsidR="00000000" w:rsidRPr="00000000">
          <w:rPr>
            <w:rFonts w:ascii="Calibri" w:cs="Calibri" w:eastAsia="Calibri" w:hAnsi="Calibri"/>
            <w:rtl w:val="0"/>
          </w:rPr>
          <w:t xml:space="preserve">Class </w:t>
        </w:r>
      </w:ins>
      <w:ins w:author="Anonymous" w:id="29" w:date="2024-03-20T06:28:05Z"/>
      <w:ins w:author="Anonymous" w:id="40" w:date="2024-03-20T06:28:31Z">
        <w:r w:rsidDel="00000000" w:rsidR="00000000" w:rsidRPr="00000000">
          <w:rPr>
            <w:rFonts w:ascii="Calibri" w:cs="Calibri" w:eastAsia="Calibri" w:hAnsi="Calibri"/>
            <w:rtl w:val="0"/>
          </w:rPr>
          <w:t xml:space="preserve"> Be</w:t>
        </w:r>
      </w:ins>
      <w:ins w:author="Anonymous" w:id="29" w:date="2024-03-20T06:28:05Z"/>
      <w:ins w:author="Anonymous" w:id="41" w:date="2024-03-20T06:28:36Z">
        <w:r w:rsidDel="00000000" w:rsidR="00000000" w:rsidRPr="00000000">
          <w:rPr>
            <w:rFonts w:ascii="Calibri" w:cs="Calibri" w:eastAsia="Calibri" w:hAnsi="Calibri"/>
            <w:rtl w:val="0"/>
          </w:rPr>
          <w:t xml:space="preserve">verage{</w:t>
        </w:r>
      </w:ins>
      <w:ins w:author="Anonymous" w:id="42" w:date="2024-03-20T06:29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1" w:date="2024-03-20T06:28:36Z"/>
          <w:rFonts w:ascii="Calibri" w:cs="Calibri" w:eastAsia="Calibri" w:hAnsi="Calibri"/>
          <w:u w:val="none"/>
        </w:rPr>
      </w:pPr>
      <w:ins w:author="Anonymous" w:id="42" w:date="2024-03-20T06:29:06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Int id;</w:t>
        </w:r>
      </w:ins>
      <w:ins w:author="Anonymous" w:id="41" w:date="2024-03-20T06:28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5" w:date="2024-03-20T06:31:19Z"/>
          <w:rFonts w:ascii="Calibri" w:cs="Calibri" w:eastAsia="Calibri" w:hAnsi="Calibri"/>
          <w:u w:val="none"/>
        </w:rPr>
      </w:pPr>
      <w:ins w:author="Anonymous" w:id="41" w:date="2024-03-20T06:28:36Z">
        <w:r w:rsidDel="00000000" w:rsidR="00000000" w:rsidRPr="00000000">
          <w:rPr>
            <w:rFonts w:ascii="Calibri" w:cs="Calibri" w:eastAsia="Calibri" w:hAnsi="Calibri"/>
            <w:rtl w:val="0"/>
          </w:rPr>
          <w:t xml:space="preserve">List&lt;</w:t>
        </w:r>
      </w:ins>
      <w:ins w:author="Anonymous" w:id="29" w:date="2024-03-20T06:28:05Z"/>
      <w:ins w:author="Anonymous" w:id="43" w:date="2024-03-20T06:28:47Z">
        <w:r w:rsidDel="00000000" w:rsidR="00000000" w:rsidRPr="00000000">
          <w:rPr>
            <w:rFonts w:ascii="Calibri" w:cs="Calibri" w:eastAsia="Calibri" w:hAnsi="Calibri"/>
            <w:rtl w:val="0"/>
          </w:rPr>
          <w:t xml:space="preserve">Gradients&gt; </w:t>
        </w:r>
      </w:ins>
      <w:ins w:author="Anonymous" w:id="29" w:date="2024-03-20T06:28:05Z"/>
      <w:ins w:author="Anonymous" w:id="44" w:date="2024-03-20T06:29:00Z">
        <w:r w:rsidDel="00000000" w:rsidR="00000000" w:rsidRPr="00000000">
          <w:rPr>
            <w:rFonts w:ascii="Calibri" w:cs="Calibri" w:eastAsia="Calibri" w:hAnsi="Calibri"/>
            <w:rtl w:val="0"/>
          </w:rPr>
          <w:t xml:space="preserve">gradients;</w:t>
        </w:r>
      </w:ins>
      <w:ins w:author="Anonymous" w:id="45" w:date="2024-03-20T06:31:1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6" w:date="2024-03-20T06:29:10Z"/>
          <w:rFonts w:ascii="Calibri" w:cs="Calibri" w:eastAsia="Calibri" w:hAnsi="Calibri"/>
          <w:u w:val="none"/>
        </w:rPr>
      </w:pPr>
      <w:ins w:author="Anonymous" w:id="45" w:date="2024-03-20T06:31:19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Int timeForprepare;</w:t>
        </w:r>
      </w:ins>
      <w:ins w:author="Anonymous" w:id="44" w:date="2024-03-20T06:29:00Z"/>
      <w:ins w:author="Anonymous" w:id="46" w:date="2024-03-20T06:29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6" w:date="2024-03-20T06:29:10Z"/>
          <w:rFonts w:ascii="Calibri" w:cs="Calibri" w:eastAsia="Calibri" w:hAnsi="Calibri"/>
          <w:u w:val="none"/>
        </w:rPr>
      </w:pPr>
      <w:ins w:author="Anonymous" w:id="46" w:date="2024-03-20T06:29:10Z">
        <w:r w:rsidDel="00000000" w:rsidR="00000000" w:rsidRPr="00000000">
          <w:rPr>
            <w:rFonts w:ascii="Calibri" w:cs="Calibri" w:eastAsia="Calibri" w:hAnsi="Calibri"/>
            <w:rtl w:val="0"/>
          </w:rPr>
          <w:t xml:space="preserve">}</w:t>
        </w:r>
      </w:ins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7" w:date="2024-03-20T06:29:13Z"/>
          <w:rFonts w:ascii="Calibri" w:cs="Calibri" w:eastAsia="Calibri" w:hAnsi="Calibri"/>
          <w:u w:val="none"/>
        </w:rPr>
      </w:pPr>
      <w:ins w:author="Anonymous" w:id="47" w:date="2024-03-20T06:29:13Z">
        <w:r w:rsidDel="00000000" w:rsidR="00000000" w:rsidRPr="00000000">
          <w:rPr>
            <w:rFonts w:ascii="Calibri" w:cs="Calibri" w:eastAsia="Calibri" w:hAnsi="Calibri"/>
            <w:rtl w:val="0"/>
          </w:rPr>
          <w:t xml:space="preserve">Class Gradients{</w:t>
        </w:r>
      </w:ins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7" w:date="2024-03-20T06:29:13Z"/>
          <w:rFonts w:ascii="Calibri" w:cs="Calibri" w:eastAsia="Calibri" w:hAnsi="Calibri"/>
          <w:u w:val="none"/>
        </w:rPr>
      </w:pPr>
      <w:ins w:author="Anonymous" w:id="47" w:date="2024-03-20T06:29:13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Int id;</w:t>
        </w:r>
      </w:ins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7" w:date="2024-03-20T06:29:13Z"/>
          <w:rFonts w:ascii="Calibri" w:cs="Calibri" w:eastAsia="Calibri" w:hAnsi="Calibri"/>
          <w:u w:val="none"/>
        </w:rPr>
      </w:pPr>
      <w:ins w:author="Anonymous" w:id="47" w:date="2024-03-20T06:29:13Z">
        <w:r w:rsidDel="00000000" w:rsidR="00000000" w:rsidRPr="00000000">
          <w:rPr>
            <w:rFonts w:ascii="Calibri" w:cs="Calibri" w:eastAsia="Calibri" w:hAnsi="Calibri"/>
            <w:rtl w:val="0"/>
          </w:rPr>
          <w:t xml:space="preserve">String name;</w:t>
        </w:r>
      </w:ins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50" w:date="2024-03-20T06:32:21Z"/>
          <w:rFonts w:ascii="Calibri" w:cs="Calibri" w:eastAsia="Calibri" w:hAnsi="Calibri"/>
          <w:u w:val="none"/>
        </w:rPr>
      </w:pPr>
      <w:ins w:author="Anonymous" w:id="48" w:date="2024-03-20T06:29:33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Int </w:t>
        </w:r>
      </w:ins>
      <w:ins w:author="Anonymous" w:id="49" w:date="2024-03-20T06:32:18Z">
        <w:r w:rsidDel="00000000" w:rsidR="00000000" w:rsidRPr="00000000">
          <w:rPr>
            <w:rFonts w:ascii="Calibri" w:cs="Calibri" w:eastAsia="Calibri" w:hAnsi="Calibri"/>
            <w:rtl w:val="0"/>
          </w:rPr>
          <w:t xml:space="preserve">Oraginal</w:t>
        </w:r>
      </w:ins>
      <w:ins w:author="Anonymous" w:id="48" w:date="2024-03-20T06:29:33Z">
        <w:r w:rsidDel="00000000" w:rsidR="00000000" w:rsidRPr="00000000">
          <w:rPr>
            <w:rFonts w:ascii="Calibri" w:cs="Calibri" w:eastAsia="Calibri" w:hAnsi="Calibri"/>
            <w:rtl w:val="0"/>
          </w:rPr>
          <w:t xml:space="preserve">quatity;</w:t>
        </w:r>
      </w:ins>
      <w:ins w:author="Anonymous" w:id="47" w:date="2024-03-20T06:29:13Z"/>
      <w:ins w:author="Anonymous" w:id="50" w:date="2024-03-20T06:3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54" w:date="2024-03-20T06:35:44Z"/>
          <w:rFonts w:ascii="Calibri" w:cs="Calibri" w:eastAsia="Calibri" w:hAnsi="Calibri"/>
          <w:u w:val="none"/>
        </w:rPr>
      </w:pPr>
      <w:ins w:author="Anonymous" w:id="51" w:date="2024-03-20T06:44:02Z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Indeiccator indocator;</w:t>
        </w:r>
      </w:ins>
      <w:ins w:author="Anonymous" w:id="47" w:date="2024-03-20T06:29:13Z"/>
      <w:ins w:author="Anonymous" w:id="52" w:date="2024-03-20T06:35:33Z">
        <w:del w:author="Anonymous" w:id="51" w:date="2024-03-20T06:44:02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Int </w:delText>
          </w:r>
        </w:del>
      </w:ins>
      <w:ins w:author="Anonymous" w:id="47" w:date="2024-03-20T06:29:13Z">
        <w:del w:author="Anonymous" w:id="51" w:date="2024-03-20T06:44:02Z"/>
      </w:ins>
      <w:ins w:author="Anonymous" w:id="53" w:date="2024-03-20T06:35:41Z">
        <w:del w:author="Anonymous" w:id="51" w:date="2024-03-20T06:44:02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conumed</w:delText>
          </w:r>
        </w:del>
      </w:ins>
      <w:ins w:author="Anonymous" w:id="47" w:date="2024-03-20T06:29:13Z">
        <w:del w:author="Anonymous" w:id="51" w:date="2024-03-20T06:44:02Z"/>
      </w:ins>
      <w:ins w:author="Anonymous" w:id="54" w:date="2024-03-20T06:35:44Z">
        <w:del w:author="Anonymous" w:id="51" w:date="2024-03-20T06:44:02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Quantity;</w:delText>
          </w:r>
        </w:del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55" w:date="2024-03-20T06:29:40Z"/>
          <w:rFonts w:ascii="Calibri" w:cs="Calibri" w:eastAsia="Calibri" w:hAnsi="Calibri"/>
          <w:u w:val="none"/>
        </w:rPr>
      </w:pPr>
      <w:ins w:author="Anonymous" w:id="54" w:date="2024-03-20T06:35:44Z">
        <w:r w:rsidDel="00000000" w:rsidR="00000000" w:rsidRPr="00000000">
          <w:rPr>
            <w:rFonts w:ascii="Calibri" w:cs="Calibri" w:eastAsia="Calibri" w:hAnsi="Calibri"/>
            <w:rtl w:val="0"/>
          </w:rPr>
          <w:t xml:space="preserve">}</w:t>
        </w:r>
      </w:ins>
      <w:ins w:author="Anonymous" w:id="47" w:date="2024-03-20T06:29:13Z"/>
      <w:ins w:author="Anonymous" w:id="55" w:date="2024-03-20T06:29:4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Anonymous" w:id="44" w:date="2024-03-20T06:29:00Z"/>
          <w:rFonts w:ascii="Calibri" w:cs="Calibri" w:eastAsia="Calibri" w:hAnsi="Calibri"/>
          <w:u w:val="none"/>
        </w:rPr>
      </w:pPr>
      <w:ins w:author="Anonymous" w:id="55" w:date="2024-03-20T06:29:40Z">
        <w:r w:rsidDel="00000000" w:rsidR="00000000" w:rsidRPr="00000000">
          <w:rPr>
            <w:rFonts w:ascii="Calibri" w:cs="Calibri" w:eastAsia="Calibri" w:hAnsi="Calibri"/>
            <w:rtl w:val="0"/>
          </w:rPr>
          <w:t xml:space="preserve">}</w:t>
        </w:r>
      </w:ins>
      <w:ins w:author="Anonymous" w:id="47" w:date="2024-03-20T06:29:13Z">
        <w:del w:author="Anonymous" w:id="48" w:date="2024-03-20T06:29:33Z">
          <w:r w:rsidDel="00000000" w:rsidR="00000000" w:rsidRPr="00000000">
            <w:rPr>
              <w:rFonts w:ascii="Calibri" w:cs="Calibri" w:eastAsia="Calibri" w:hAnsi="Calibri"/>
              <w:rtl w:val="0"/>
            </w:rPr>
            <w:delText xml:space="preserve">int </w:delText>
          </w:r>
        </w:del>
      </w:ins>
      <w:ins w:author="Anonymous" w:id="44" w:date="2024-03-20T06:29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20" w:lineRule="auto"/>
        <w:ind w:left="720" w:hanging="360"/>
        <w:rPr>
          <w:ins w:author="Anonymous" w:id="29" w:date="2024-03-20T06:28:05Z"/>
          <w:rFonts w:ascii="Calibri" w:cs="Calibri" w:eastAsia="Calibri" w:hAnsi="Calibri"/>
          <w:u w:val="none"/>
          <w:rPrChange w:author="Anonymous" w:id="56" w:date="2024-03-20T06:28:18Z">
            <w:rPr>
              <w:rFonts w:ascii="Calibri" w:cs="Calibri" w:eastAsia="Calibri" w:hAnsi="Calibri"/>
              <w:color w:val="000000"/>
              <w:sz w:val="22"/>
              <w:szCs w:val="22"/>
            </w:rPr>
          </w:rPrChange>
        </w:rPr>
        <w:pPrChange w:author="Anonymous" w:id="0" w:date="2024-03-20T06:28:18Z">
          <w:pPr>
            <w:numPr>
              <w:ilvl w:val="0"/>
              <w:numId w:val="1"/>
            </w:numPr>
            <w:shd w:fill="ffffff" w:val="clear"/>
            <w:spacing w:after="220" w:lineRule="auto"/>
            <w:ind w:left="720" w:hanging="360"/>
          </w:pPr>
        </w:pPrChange>
      </w:pPr>
      <w:ins w:author="Anonymous" w:id="29" w:date="2024-03-20T06:28:0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u w:val="none"/>
          <w:rPrChange w:author="Anonymous" w:id="59" w:date="2024-03-20T06:28:05Z">
            <w:rPr/>
          </w:rPrChange>
        </w:rPr>
        <w:pPrChange w:author="Anonymous" w:id="0" w:date="2024-03-20T06:28:05Z">
          <w:pPr/>
        </w:pPrChange>
      </w:pPr>
      <w:ins w:author="Anonymous" w:id="57" w:date="2024-03-20T06:37:49Z">
        <w:r w:rsidDel="00000000" w:rsidR="00000000" w:rsidRPr="00000000">
          <w:rPr>
            <w:rFonts w:ascii="Calibri" w:cs="Calibri" w:eastAsia="Calibri" w:hAnsi="Calibri"/>
            <w:rtl w:val="0"/>
          </w:rPr>
          <w:t xml:space="preserve">Class </w:t>
        </w:r>
      </w:ins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  <w:sectPrChange w:author="R d" w:id="0" w:date="2023-08-11T10:44:19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onymous" w:id="0" w:date="2023-06-24T18:10:48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ns w:author="R d" w:id="60" w:date="2023-08-11T10:44:19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ins w:author="R d" w:id="60" w:date="2023-08-11T10:44:19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no</w:t>
        </w:r>
      </w:ins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Yahe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hd w:fill="ffffff" w:val="clear"/>
      <w:spacing w:after="140" w:lineRule="auto"/>
      <w:rPr>
        <w:ins w:author="manish panda" w:id="62" w:date="2024-09-10T11:21:50Z"/>
        <w:rFonts w:ascii="Calibri" w:cs="Calibri" w:eastAsia="Calibri" w:hAnsi="Calibri"/>
        <w:rPrChange w:author="manish panda" w:id="63" w:date="2024-09-10T11:21:50Z">
          <w:rPr/>
        </w:rPrChange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u w:val="single"/>
          <w:rtl w:val="0"/>
          <w:rPrChange w:author="Anonymous" w:id="61" w:date="2024-05-20T19:31:00Z">
            <w:rPr/>
          </w:rPrChange>
        </w:rPr>
        <w:t xml:space="preserve">Requirements</w:t>
      </w:r>
    </w:ins>
    <w:ins w:author="manish panda" w:id="62" w:date="2024-09-10T11:21:50Z">
      <w:r w:rsidDel="00000000" w:rsidR="00000000" w:rsidRPr="00000000">
        <w:rPr>
          <w:rtl w:val="0"/>
        </w:rPr>
      </w:r>
    </w:ins>
  </w:p>
  <w:p w:rsidR="00000000" w:rsidDel="00000000" w:rsidP="00000000" w:rsidRDefault="00000000" w:rsidRPr="00000000" w14:paraId="00000025">
    <w:pPr>
      <w:shd w:fill="ffffff" w:val="clear"/>
      <w:spacing w:after="140" w:lineRule="auto"/>
      <w:rPr>
        <w:ins w:author="Anonymous" w:id="4" w:date="2024-05-20T19:31:00Z"/>
        <w:rFonts w:ascii="Calibri" w:cs="Calibri" w:eastAsia="Calibri" w:hAnsi="Calibri"/>
        <w:rPrChange w:author="Anonymous" w:id="61" w:date="2024-05-20T19:31:00Z">
          <w:rPr/>
        </w:rPrChange>
      </w:rPr>
    </w:pPr>
    <w:ins w:author="Anonymous" w:id="4" w:date="2024-05-20T19:31:00Z">
      <w:r w:rsidDel="00000000" w:rsidR="00000000" w:rsidRPr="00000000">
        <w:rPr>
          <w:rtl w:val="0"/>
        </w:rPr>
      </w:r>
    </w:ins>
  </w:p>
  <w:p w:rsidR="00000000" w:rsidDel="00000000" w:rsidP="00000000" w:rsidRDefault="00000000" w:rsidRPr="00000000" w14:paraId="00000026">
    <w:pPr>
      <w:shd w:fill="ffffff" w:val="clear"/>
      <w:spacing w:after="140" w:lineRule="auto"/>
      <w:rPr>
        <w:ins w:author="Anonymous" w:id="4" w:date="2024-05-20T19:31:00Z"/>
        <w:rFonts w:ascii="Calibri" w:cs="Calibri" w:eastAsia="Calibri" w:hAnsi="Calibri"/>
        <w:u w:val="single"/>
        <w:rPrChange w:author="Anonymous" w:id="61" w:date="2024-05-20T19:31:00Z">
          <w:rPr/>
        </w:rPrChange>
      </w:rPr>
    </w:pPr>
    <w:ins w:author="Anonymous" w:id="4" w:date="2024-05-20T19:31:00Z">
      <w:r w:rsidDel="00000000" w:rsidR="00000000" w:rsidRPr="00000000">
        <w:rPr>
          <w:rtl w:val="0"/>
        </w:rPr>
      </w:r>
    </w:ins>
  </w:p>
  <w:p w:rsidR="00000000" w:rsidDel="00000000" w:rsidP="00000000" w:rsidRDefault="00000000" w:rsidRPr="00000000" w14:paraId="00000027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It will be serving some beverages.</w:t>
      </w:r>
    </w:ins>
  </w:p>
  <w:p w:rsidR="00000000" w:rsidDel="00000000" w:rsidP="00000000" w:rsidRDefault="00000000" w:rsidRPr="00000000" w14:paraId="00000028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Each beverage will be made using some ingredients.</w:t>
      </w:r>
    </w:ins>
  </w:p>
  <w:p w:rsidR="00000000" w:rsidDel="00000000" w:rsidP="00000000" w:rsidRDefault="00000000" w:rsidRPr="00000000" w14:paraId="00000029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Assume time to prepare a beverage is the same for all cases.</w:t>
      </w:r>
    </w:ins>
  </w:p>
  <w:p w:rsidR="00000000" w:rsidDel="00000000" w:rsidP="00000000" w:rsidRDefault="00000000" w:rsidRPr="00000000" w14:paraId="0000002A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kumar kartikey agarwal" w:id="2" w:date="2025-06-29T15:10:55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The quantity of ingredients u</w:t>
      </w:r>
    </w:ins>
    <w:ins w:author="kumar kartikey agarwal" w:id="2" w:date="2025-06-29T15:10:55Z">
      <w:r w:rsidDel="00000000" w:rsidR="00000000" w:rsidRPr="00000000">
        <w:rPr>
          <w:rtl w:val="0"/>
        </w:rPr>
      </w:r>
    </w:ins>
  </w:p>
  <w:p w:rsidR="00000000" w:rsidDel="00000000" w:rsidP="00000000" w:rsidRDefault="00000000" w:rsidRPr="00000000" w14:paraId="0000002B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sed for each beverage can vary. Also, the same ingredient (ex:</w:t>
        <w:br w:type="textWrapping"/>
        <w:t xml:space="preserve">water) can be used for multiple beverages.</w:t>
      </w:r>
    </w:ins>
  </w:p>
  <w:p w:rsidR="00000000" w:rsidDel="00000000" w:rsidP="00000000" w:rsidRDefault="00000000" w:rsidRPr="00000000" w14:paraId="0000002C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There would be N ( N is an integer ) outlet from which beverages can be served.</w:t>
      </w:r>
    </w:ins>
  </w:p>
  <w:p w:rsidR="00000000" w:rsidDel="00000000" w:rsidP="00000000" w:rsidRDefault="00000000" w:rsidRPr="00000000" w14:paraId="0000002D">
    <w:pPr>
      <w:numPr>
        <w:ilvl w:val="0"/>
        <w:numId w:val="1"/>
      </w:numPr>
      <w:shd w:fill="ffffff" w:val="clear"/>
      <w:spacing w:after="0" w:afterAutospacing="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Maximum N beverages can be served in parallel.</w:t>
      </w:r>
    </w:ins>
  </w:p>
  <w:p w:rsidR="00000000" w:rsidDel="00000000" w:rsidP="00000000" w:rsidRDefault="00000000" w:rsidRPr="00000000" w14:paraId="0000002E">
    <w:pPr>
      <w:numPr>
        <w:ilvl w:val="0"/>
        <w:numId w:val="1"/>
      </w:numPr>
      <w:shd w:fill="ffffff" w:val="clear"/>
      <w:spacing w:after="220" w:lineRule="auto"/>
      <w:ind w:left="720" w:hanging="360"/>
      <w:rPr>
        <w:ins w:author="Anonymous" w:id="4" w:date="2024-05-20T19:31:00Z"/>
        <w:rFonts w:ascii="Calibri" w:cs="Calibri" w:eastAsia="Calibri" w:hAnsi="Calibri"/>
        <w:color w:val="000000"/>
        <w:sz w:val="22"/>
        <w:szCs w:val="22"/>
      </w:rPr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Any beverage can be served only if all t</w:t>
        <w:tab/>
        <w:t xml:space="preserve">he ingredients are available in terms of quantity.</w:t>
      </w:r>
    </w:ins>
  </w:p>
  <w:p w:rsidR="00000000" w:rsidDel="00000000" w:rsidP="00000000" w:rsidRDefault="00000000" w:rsidRPr="00000000" w14:paraId="0000002F">
    <w:pPr>
      <w:numPr>
        <w:ilvl w:val="0"/>
        <w:numId w:val="1"/>
      </w:numPr>
      <w:shd w:fill="ffffff" w:val="clear"/>
      <w:spacing w:after="220" w:lineRule="auto"/>
      <w:ind w:left="720" w:hanging="360"/>
      <w:rPr>
        <w:ins w:author="R d" w:id="60" w:date="2023-08-11T10:44:19Z"/>
        <w:rFonts w:ascii="Calibri" w:cs="Calibri" w:eastAsia="Calibri" w:hAnsi="Calibri"/>
        <w:color w:val="000000"/>
        <w:sz w:val="22"/>
        <w:szCs w:val="22"/>
        <w:rPrChange w:author="Anonymous" w:id="61" w:date="2024-05-20T19:31:00Z">
          <w:rPr/>
        </w:rPrChange>
      </w:rPr>
      <w:pPrChange w:author="Anonymous" w:id="0" w:date="2024-05-20T19:31:00Z">
        <w:pPr/>
      </w:pPrChange>
    </w:pPr>
    <w:ins w:author="Anonymous" w:id="4" w:date="2024-05-20T19:31:00Z">
      <w:r w:rsidDel="00000000" w:rsidR="00000000" w:rsidRPr="00000000">
        <w:rPr>
          <w:rFonts w:ascii="Calibri" w:cs="Calibri" w:eastAsia="Calibri" w:hAnsi="Calibri"/>
          <w:rtl w:val="0"/>
          <w:rPrChange w:author="Anonymous" w:id="61" w:date="2024-05-20T19:31:00Z">
            <w:rPr/>
          </w:rPrChange>
        </w:rPr>
        <w:t xml:space="preserve">There would be an indicator that would show which all ingredients are running low. We need</w:t>
        <w:br w:type="textWrapping"/>
        <w:t xml:space="preserve">some methods to refil</w:t>
      </w:r>
    </w:ins>
    <w:ins w:author="R d" w:id="60" w:date="2023-08-11T10:44:19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Microsoft Yahei" w:cs="Microsoft Yahei" w:eastAsia="Microsoft Yahei" w:hAnsi="Microsoft Yahei"/>
        <w:color w:val="42424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